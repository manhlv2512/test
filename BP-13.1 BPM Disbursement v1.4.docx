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EF760" w14:textId="77777777" w:rsidR="00D841F2" w:rsidRPr="00BB7604" w:rsidRDefault="00D841F2" w:rsidP="00236273">
      <w:pPr>
        <w:rPr>
          <w:rFonts w:ascii="Times New Roman" w:hAnsi="Times New Roman"/>
        </w:rPr>
      </w:pPr>
      <w:bookmarkStart w:id="0" w:name="1"/>
    </w:p>
    <w:p w14:paraId="4544E176" w14:textId="77777777" w:rsidR="00D841F2" w:rsidRPr="00BB7604" w:rsidRDefault="00D841F2" w:rsidP="00CF0B4F">
      <w:pPr>
        <w:rPr>
          <w:rFonts w:ascii="Times New Roman" w:hAnsi="Times New Roman"/>
        </w:rPr>
      </w:pPr>
    </w:p>
    <w:p w14:paraId="7E8A3F8F" w14:textId="77777777" w:rsidR="00852D83" w:rsidRPr="00BB7604" w:rsidRDefault="00852D83" w:rsidP="00CF0B4F">
      <w:pPr>
        <w:rPr>
          <w:rFonts w:ascii="Times New Roman" w:hAnsi="Times New Roman"/>
        </w:rPr>
      </w:pPr>
    </w:p>
    <w:p w14:paraId="18B54D08" w14:textId="77777777" w:rsidR="00852D83" w:rsidRPr="00BB7604" w:rsidRDefault="00852D83" w:rsidP="00CF0B4F">
      <w:pPr>
        <w:rPr>
          <w:rFonts w:ascii="Times New Roman" w:hAnsi="Times New Roman"/>
        </w:rPr>
      </w:pPr>
    </w:p>
    <w:p w14:paraId="7E58FDF3" w14:textId="77777777" w:rsidR="00852D83" w:rsidRPr="00BB7604" w:rsidRDefault="00852D83" w:rsidP="00CF0B4F">
      <w:pPr>
        <w:rPr>
          <w:rFonts w:ascii="Times New Roman" w:hAnsi="Times New Roman"/>
        </w:rPr>
      </w:pPr>
    </w:p>
    <w:p w14:paraId="37134F82" w14:textId="77777777" w:rsidR="00CF0B4F" w:rsidRPr="00BB7604" w:rsidRDefault="00CF0B4F" w:rsidP="00CF0B4F">
      <w:pPr>
        <w:rPr>
          <w:rFonts w:ascii="Times New Roman" w:hAnsi="Times New Roman"/>
        </w:rPr>
      </w:pPr>
    </w:p>
    <w:p w14:paraId="7ADE0E5B" w14:textId="77777777" w:rsidR="00CF0B4F" w:rsidRPr="00BB7604" w:rsidRDefault="00CF0B4F" w:rsidP="00CF0B4F">
      <w:pPr>
        <w:rPr>
          <w:rFonts w:ascii="Times New Roman" w:hAnsi="Times New Roman"/>
        </w:rPr>
      </w:pPr>
    </w:p>
    <w:p w14:paraId="33D9BAFC" w14:textId="77777777" w:rsidR="00CF0B4F" w:rsidRPr="00BB7604" w:rsidRDefault="00CF0B4F" w:rsidP="00CF0B4F">
      <w:pPr>
        <w:rPr>
          <w:rFonts w:ascii="Times New Roman" w:hAnsi="Times New Roman"/>
        </w:rPr>
      </w:pPr>
    </w:p>
    <w:p w14:paraId="42E72E30" w14:textId="77777777" w:rsidR="00CF0B4F" w:rsidRPr="00BB7604" w:rsidRDefault="00CF0B4F" w:rsidP="00CF0B4F">
      <w:pPr>
        <w:rPr>
          <w:rFonts w:ascii="Times New Roman" w:hAnsi="Times New Roman"/>
        </w:rPr>
      </w:pPr>
    </w:p>
    <w:p w14:paraId="39E3BCB5" w14:textId="77777777" w:rsidR="00CF0B4F" w:rsidRPr="00BB7604" w:rsidRDefault="00CF0B4F" w:rsidP="00CF0B4F">
      <w:pPr>
        <w:rPr>
          <w:rFonts w:ascii="Times New Roman" w:hAnsi="Times New Roman"/>
        </w:rPr>
      </w:pPr>
    </w:p>
    <w:p w14:paraId="70CB3A5A" w14:textId="77777777" w:rsidR="00CF0B4F" w:rsidRPr="00BB7604" w:rsidRDefault="00CF0B4F" w:rsidP="00CF0B4F">
      <w:pPr>
        <w:rPr>
          <w:rFonts w:ascii="Times New Roman" w:hAnsi="Times New Roman"/>
        </w:rPr>
      </w:pPr>
    </w:p>
    <w:p w14:paraId="3F8A7D4A" w14:textId="77777777" w:rsidR="00CF0B4F" w:rsidRPr="00BB7604" w:rsidRDefault="00CF0B4F" w:rsidP="00CF0B4F">
      <w:pPr>
        <w:rPr>
          <w:rFonts w:ascii="Times New Roman" w:hAnsi="Times New Roman"/>
        </w:rPr>
      </w:pPr>
    </w:p>
    <w:bookmarkEnd w:id="0"/>
    <w:p w14:paraId="5404A2A2" w14:textId="455925AB" w:rsidR="00FF6A32" w:rsidRPr="00BB7604" w:rsidRDefault="00EF3C37" w:rsidP="00FF6A32">
      <w:pPr>
        <w:jc w:val="center"/>
        <w:rPr>
          <w:rFonts w:ascii="Times New Roman" w:hAnsi="Times New Roman"/>
          <w:b/>
          <w:bCs/>
          <w:color w:val="404040" w:themeColor="text1" w:themeTint="BF"/>
          <w:kern w:val="28"/>
          <w:sz w:val="48"/>
          <w:szCs w:val="32"/>
        </w:rPr>
      </w:pPr>
      <w:r w:rsidRPr="00BB7604">
        <w:rPr>
          <w:rFonts w:ascii="Times New Roman" w:hAnsi="Times New Roman"/>
          <w:b/>
          <w:bCs/>
          <w:color w:val="404040" w:themeColor="text1" w:themeTint="BF"/>
          <w:kern w:val="28"/>
          <w:sz w:val="48"/>
          <w:szCs w:val="32"/>
        </w:rPr>
        <w:t>BP-13.1 BPM Disbursement</w:t>
      </w:r>
    </w:p>
    <w:p w14:paraId="238F3C78" w14:textId="77777777" w:rsidR="00FF6A32" w:rsidRPr="00BB7604" w:rsidRDefault="00FF6A32" w:rsidP="00FF6A32">
      <w:pPr>
        <w:jc w:val="center"/>
        <w:rPr>
          <w:rFonts w:ascii="Times New Roman" w:hAnsi="Times New Roman"/>
          <w:b/>
          <w:bCs/>
          <w:color w:val="404040" w:themeColor="text1" w:themeTint="BF"/>
          <w:kern w:val="28"/>
          <w:sz w:val="48"/>
          <w:szCs w:val="32"/>
        </w:rPr>
      </w:pPr>
    </w:p>
    <w:p w14:paraId="66155927" w14:textId="63233648" w:rsidR="00AB6BA6" w:rsidRPr="00BB7604" w:rsidRDefault="000274C0" w:rsidP="00506961">
      <w:pPr>
        <w:pStyle w:val="SublineHeader"/>
        <w:outlineLvl w:val="9"/>
        <w:rPr>
          <w:rFonts w:ascii="Times New Roman" w:hAnsi="Times New Roman" w:cs="Times New Roman"/>
          <w:sz w:val="24"/>
        </w:rPr>
      </w:pPr>
      <w:r w:rsidRPr="00BB7604">
        <w:rPr>
          <w:rFonts w:ascii="Times New Roman" w:hAnsi="Times New Roman" w:cs="Times New Roman"/>
        </w:rPr>
        <w:t xml:space="preserve">QLOS </w:t>
      </w:r>
      <w:r w:rsidR="00F4021C" w:rsidRPr="00BB7604">
        <w:rPr>
          <w:rFonts w:ascii="Times New Roman" w:hAnsi="Times New Roman" w:cs="Times New Roman"/>
        </w:rPr>
        <w:t>"</w:t>
      </w:r>
      <w:r w:rsidRPr="00BB7604">
        <w:rPr>
          <w:rFonts w:ascii="Times New Roman" w:hAnsi="Times New Roman" w:cs="Times New Roman"/>
        </w:rPr>
        <w:t>Loan application</w:t>
      </w:r>
      <w:r w:rsidR="00F4021C" w:rsidRPr="00BB7604">
        <w:rPr>
          <w:rFonts w:ascii="Times New Roman" w:hAnsi="Times New Roman" w:cs="Times New Roman"/>
        </w:rPr>
        <w:t>"</w:t>
      </w:r>
    </w:p>
    <w:p w14:paraId="5C0A1671" w14:textId="77777777" w:rsidR="00AB6BA6" w:rsidRPr="00BB7604" w:rsidRDefault="00AB6BA6" w:rsidP="00506961">
      <w:pPr>
        <w:jc w:val="center"/>
        <w:rPr>
          <w:rFonts w:ascii="Times New Roman" w:hAnsi="Times New Roman"/>
        </w:rPr>
      </w:pPr>
    </w:p>
    <w:p w14:paraId="0A0BCEC3" w14:textId="77777777" w:rsidR="00940D8A" w:rsidRPr="00BB7604" w:rsidRDefault="00940D8A" w:rsidP="00506961">
      <w:pPr>
        <w:jc w:val="center"/>
        <w:rPr>
          <w:rFonts w:ascii="Times New Roman" w:hAnsi="Times New Roman"/>
        </w:rPr>
      </w:pPr>
    </w:p>
    <w:p w14:paraId="0207BCED" w14:textId="77777777" w:rsidR="00940D8A" w:rsidRPr="00BB7604" w:rsidRDefault="00940D8A" w:rsidP="00506961">
      <w:pPr>
        <w:jc w:val="center"/>
        <w:rPr>
          <w:rFonts w:ascii="Times New Roman" w:hAnsi="Times New Roman"/>
        </w:rPr>
      </w:pPr>
    </w:p>
    <w:p w14:paraId="7DE77868" w14:textId="77777777" w:rsidR="00506961" w:rsidRPr="00BB7604" w:rsidRDefault="00506961" w:rsidP="00506961">
      <w:pPr>
        <w:jc w:val="center"/>
        <w:rPr>
          <w:rFonts w:ascii="Times New Roman" w:hAnsi="Times New Roman"/>
        </w:rPr>
      </w:pPr>
    </w:p>
    <w:p w14:paraId="34032359" w14:textId="77777777" w:rsidR="002B48D8" w:rsidRPr="00BB7604" w:rsidRDefault="002B48D8" w:rsidP="00506961">
      <w:pPr>
        <w:jc w:val="center"/>
        <w:rPr>
          <w:rFonts w:ascii="Times New Roman" w:hAnsi="Times New Roman"/>
        </w:rPr>
      </w:pPr>
    </w:p>
    <w:p w14:paraId="776FD795" w14:textId="77777777" w:rsidR="002B48D8" w:rsidRPr="00BB7604" w:rsidRDefault="002B48D8" w:rsidP="00506961">
      <w:pPr>
        <w:jc w:val="center"/>
        <w:rPr>
          <w:rFonts w:ascii="Times New Roman" w:hAnsi="Times New Roman"/>
        </w:rPr>
      </w:pPr>
    </w:p>
    <w:p w14:paraId="18AE6F8F" w14:textId="77777777" w:rsidR="00AE2366" w:rsidRPr="00BB7604" w:rsidRDefault="00AE2366" w:rsidP="00506961">
      <w:pPr>
        <w:jc w:val="center"/>
        <w:rPr>
          <w:rFonts w:ascii="Times New Roman" w:hAnsi="Times New Roman"/>
        </w:rPr>
      </w:pPr>
    </w:p>
    <w:p w14:paraId="76FA814F" w14:textId="77777777" w:rsidR="00AE2366" w:rsidRPr="00BB7604" w:rsidRDefault="00AE2366" w:rsidP="00506961">
      <w:pPr>
        <w:jc w:val="center"/>
        <w:rPr>
          <w:rFonts w:ascii="Times New Roman" w:hAnsi="Times New Roman"/>
        </w:rPr>
      </w:pPr>
    </w:p>
    <w:p w14:paraId="033FB508" w14:textId="77777777" w:rsidR="00AE2366" w:rsidRPr="00BB7604" w:rsidRDefault="00AE2366" w:rsidP="00506961">
      <w:pPr>
        <w:jc w:val="center"/>
        <w:rPr>
          <w:rFonts w:ascii="Times New Roman" w:hAnsi="Times New Roman"/>
        </w:rPr>
      </w:pPr>
    </w:p>
    <w:p w14:paraId="3E1094CD" w14:textId="77777777" w:rsidR="00AE2366" w:rsidRPr="00BB7604" w:rsidRDefault="00AE2366" w:rsidP="00506961">
      <w:pPr>
        <w:jc w:val="center"/>
        <w:rPr>
          <w:rFonts w:ascii="Times New Roman" w:hAnsi="Times New Roman"/>
        </w:rPr>
      </w:pPr>
    </w:p>
    <w:p w14:paraId="1D294C5A" w14:textId="77777777" w:rsidR="00AE2366" w:rsidRPr="00BB7604" w:rsidRDefault="00AE2366" w:rsidP="00506961">
      <w:pPr>
        <w:jc w:val="center"/>
        <w:rPr>
          <w:rFonts w:ascii="Times New Roman" w:hAnsi="Times New Roman"/>
        </w:rPr>
      </w:pPr>
    </w:p>
    <w:p w14:paraId="5462D4F0" w14:textId="77777777" w:rsidR="00AE2366" w:rsidRPr="00BB7604" w:rsidRDefault="00AE2366" w:rsidP="00506961">
      <w:pPr>
        <w:jc w:val="center"/>
        <w:rPr>
          <w:rFonts w:ascii="Times New Roman" w:hAnsi="Times New Roman"/>
        </w:rPr>
      </w:pPr>
    </w:p>
    <w:p w14:paraId="6E8FD686" w14:textId="77777777" w:rsidR="00AE2366" w:rsidRPr="00BB7604" w:rsidRDefault="00AE2366" w:rsidP="00506961">
      <w:pPr>
        <w:jc w:val="center"/>
        <w:rPr>
          <w:rFonts w:ascii="Times New Roman" w:hAnsi="Times New Roman"/>
        </w:rPr>
      </w:pPr>
    </w:p>
    <w:p w14:paraId="1F25BCA1" w14:textId="77777777" w:rsidR="00AE2366" w:rsidRPr="00BB7604" w:rsidRDefault="00AE2366" w:rsidP="00506961">
      <w:pPr>
        <w:jc w:val="center"/>
        <w:rPr>
          <w:rFonts w:ascii="Times New Roman" w:hAnsi="Times New Roman"/>
        </w:rPr>
      </w:pPr>
    </w:p>
    <w:p w14:paraId="05C24056" w14:textId="429AB27A" w:rsidR="00852D83" w:rsidRPr="00BB7604" w:rsidRDefault="00FF6A32" w:rsidP="00506961">
      <w:pPr>
        <w:pStyle w:val="SublineHeaderLevel2"/>
        <w:outlineLvl w:val="9"/>
        <w:rPr>
          <w:rFonts w:ascii="Times New Roman" w:hAnsi="Times New Roman" w:cs="Times New Roman"/>
        </w:rPr>
      </w:pPr>
      <w:r w:rsidRPr="00BB7604">
        <w:rPr>
          <w:rFonts w:ascii="Times New Roman" w:hAnsi="Times New Roman" w:cs="Times New Roman"/>
        </w:rPr>
        <w:t xml:space="preserve">Exported on </w:t>
      </w:r>
      <w:r w:rsidR="00950DDA" w:rsidRPr="00BB7604">
        <w:rPr>
          <w:rFonts w:ascii="Times New Roman" w:hAnsi="Times New Roman" w:cs="Times New Roman"/>
        </w:rPr>
        <w:t>Sept</w:t>
      </w:r>
      <w:r w:rsidRPr="00BB7604">
        <w:rPr>
          <w:rFonts w:ascii="Times New Roman" w:hAnsi="Times New Roman" w:cs="Times New Roman"/>
        </w:rPr>
        <w:t xml:space="preserve"> 29, 2026</w:t>
      </w:r>
    </w:p>
    <w:p w14:paraId="082AE08A" w14:textId="77777777" w:rsidR="00D841F2" w:rsidRPr="00BB7604" w:rsidRDefault="00F4021C" w:rsidP="00506961">
      <w:pPr>
        <w:pStyle w:val="DocumentMap"/>
        <w:jc w:val="center"/>
        <w:rPr>
          <w:rFonts w:ascii="Times New Roman" w:hAnsi="Times New Roman"/>
        </w:rPr>
      </w:pPr>
      <w:r w:rsidRPr="00BB7604">
        <w:rPr>
          <w:rFonts w:ascii="Times New Roman" w:hAnsi="Times New Roman"/>
        </w:rPr>
        <w:br w:type="page"/>
      </w:r>
    </w:p>
    <w:sdt>
      <w:sdtPr>
        <w:rPr>
          <w:rFonts w:ascii="Times New Roman" w:eastAsia="Times New Roman" w:hAnsi="Times New Roman" w:cs="Times New Roman"/>
          <w:b w:val="0"/>
          <w:bCs w:val="0"/>
          <w:color w:val="auto"/>
          <w:sz w:val="20"/>
          <w:szCs w:val="24"/>
          <w:lang w:val="ru-RU"/>
        </w:rPr>
        <w:id w:val="-888036909"/>
        <w:docPartObj>
          <w:docPartGallery w:val="Table of Contents"/>
          <w:docPartUnique/>
        </w:docPartObj>
      </w:sdtPr>
      <w:sdtEndPr>
        <w:rPr>
          <w:lang w:val="en-US"/>
        </w:rPr>
      </w:sdtEndPr>
      <w:sdtContent>
        <w:p w14:paraId="6FF4B192" w14:textId="77777777" w:rsidR="00F4021C" w:rsidRPr="00BB7604" w:rsidRDefault="00F4021C">
          <w:pPr>
            <w:pStyle w:val="TOCHeading"/>
            <w:rPr>
              <w:rFonts w:ascii="Times New Roman" w:hAnsi="Times New Roman" w:cs="Times New Roman"/>
            </w:rPr>
          </w:pPr>
          <w:r w:rsidRPr="00BB7604">
            <w:rPr>
              <w:rFonts w:ascii="Times New Roman" w:hAnsi="Times New Roman" w:cs="Times New Roman"/>
            </w:rPr>
            <w:t>Table of Contents</w:t>
          </w:r>
        </w:p>
        <w:p w14:paraId="4075E09D" w14:textId="07C61D56" w:rsidR="003B03EE" w:rsidRDefault="00F4021C">
          <w:pPr>
            <w:pStyle w:val="TOC1"/>
            <w:tabs>
              <w:tab w:val="left" w:pos="400"/>
              <w:tab w:val="right" w:leader="dot" w:pos="8487"/>
            </w:tabs>
            <w:rPr>
              <w:rFonts w:asciiTheme="minorHAnsi" w:eastAsiaTheme="minorEastAsia" w:hAnsiTheme="minorHAnsi" w:cstheme="minorBidi"/>
              <w:b w:val="0"/>
              <w:bCs w:val="0"/>
              <w:iCs w:val="0"/>
              <w:noProof/>
              <w:color w:val="auto"/>
              <w:sz w:val="22"/>
              <w:lang w:val="ru-RU" w:eastAsia="ru-RU"/>
            </w:rPr>
          </w:pPr>
          <w:r w:rsidRPr="00BB7604">
            <w:rPr>
              <w:rFonts w:ascii="Times New Roman" w:hAnsi="Times New Roman"/>
            </w:rPr>
            <w:fldChar w:fldCharType="begin"/>
          </w:r>
          <w:r w:rsidRPr="00BB7604">
            <w:rPr>
              <w:rFonts w:ascii="Times New Roman" w:hAnsi="Times New Roman"/>
            </w:rPr>
            <w:instrText xml:space="preserve"> TOC \o "1-3" \h \z \u </w:instrText>
          </w:r>
          <w:r w:rsidRPr="00BB7604">
            <w:rPr>
              <w:rFonts w:ascii="Times New Roman" w:hAnsi="Times New Roman"/>
            </w:rPr>
            <w:fldChar w:fldCharType="separate"/>
          </w:r>
          <w:hyperlink w:anchor="_Toc242709256" w:history="1">
            <w:r w:rsidR="003B03EE" w:rsidRPr="00760888">
              <w:rPr>
                <w:rStyle w:val="Hyperlink"/>
                <w:rFonts w:ascii="Times New Roman" w:hAnsi="Times New Roman"/>
                <w:noProof/>
              </w:rPr>
              <w:t>1</w:t>
            </w:r>
            <w:r w:rsidR="003B03EE">
              <w:rPr>
                <w:rFonts w:asciiTheme="minorHAnsi" w:eastAsiaTheme="minorEastAsia" w:hAnsiTheme="minorHAnsi" w:cstheme="minorBidi"/>
                <w:b w:val="0"/>
                <w:bCs w:val="0"/>
                <w:iCs w:val="0"/>
                <w:noProof/>
                <w:color w:val="auto"/>
                <w:sz w:val="22"/>
                <w:lang w:val="ru-RU" w:eastAsia="ru-RU"/>
              </w:rPr>
              <w:tab/>
            </w:r>
            <w:r w:rsidR="003B03EE" w:rsidRPr="00760888">
              <w:rPr>
                <w:rStyle w:val="Hyperlink"/>
                <w:rFonts w:ascii="Times New Roman" w:hAnsi="Times New Roman"/>
                <w:noProof/>
              </w:rPr>
              <w:t>Terms</w:t>
            </w:r>
            <w:r w:rsidR="003B03EE">
              <w:rPr>
                <w:noProof/>
                <w:webHidden/>
              </w:rPr>
              <w:tab/>
            </w:r>
            <w:r w:rsidR="003B03EE">
              <w:rPr>
                <w:noProof/>
                <w:webHidden/>
              </w:rPr>
              <w:fldChar w:fldCharType="begin"/>
            </w:r>
            <w:r w:rsidR="003B03EE">
              <w:rPr>
                <w:noProof/>
                <w:webHidden/>
              </w:rPr>
              <w:instrText xml:space="preserve"> PAGEREF _Toc242709256 \h </w:instrText>
            </w:r>
            <w:r w:rsidR="003B03EE">
              <w:rPr>
                <w:noProof/>
                <w:webHidden/>
              </w:rPr>
            </w:r>
            <w:r w:rsidR="003B03EE">
              <w:rPr>
                <w:noProof/>
                <w:webHidden/>
              </w:rPr>
              <w:fldChar w:fldCharType="separate"/>
            </w:r>
            <w:r w:rsidR="003B03EE">
              <w:rPr>
                <w:noProof/>
                <w:webHidden/>
              </w:rPr>
              <w:t>4</w:t>
            </w:r>
            <w:r w:rsidR="003B03EE">
              <w:rPr>
                <w:noProof/>
                <w:webHidden/>
              </w:rPr>
              <w:fldChar w:fldCharType="end"/>
            </w:r>
          </w:hyperlink>
        </w:p>
        <w:p w14:paraId="0536BD22" w14:textId="5A1D32F3" w:rsidR="003B03EE" w:rsidRDefault="004C2FCF">
          <w:pPr>
            <w:pStyle w:val="TOC1"/>
            <w:tabs>
              <w:tab w:val="left" w:pos="400"/>
              <w:tab w:val="right" w:leader="dot" w:pos="8487"/>
            </w:tabs>
            <w:rPr>
              <w:rFonts w:asciiTheme="minorHAnsi" w:eastAsiaTheme="minorEastAsia" w:hAnsiTheme="minorHAnsi" w:cstheme="minorBidi"/>
              <w:b w:val="0"/>
              <w:bCs w:val="0"/>
              <w:iCs w:val="0"/>
              <w:noProof/>
              <w:color w:val="auto"/>
              <w:sz w:val="22"/>
              <w:lang w:val="ru-RU" w:eastAsia="ru-RU"/>
            </w:rPr>
          </w:pPr>
          <w:hyperlink w:anchor="_Toc242709257" w:history="1">
            <w:r w:rsidR="003B03EE" w:rsidRPr="00760888">
              <w:rPr>
                <w:rStyle w:val="Hyperlink"/>
                <w:rFonts w:ascii="Times New Roman" w:hAnsi="Times New Roman"/>
                <w:noProof/>
              </w:rPr>
              <w:t>2</w:t>
            </w:r>
            <w:r w:rsidR="003B03EE">
              <w:rPr>
                <w:rFonts w:asciiTheme="minorHAnsi" w:eastAsiaTheme="minorEastAsia" w:hAnsiTheme="minorHAnsi" w:cstheme="minorBidi"/>
                <w:b w:val="0"/>
                <w:bCs w:val="0"/>
                <w:iCs w:val="0"/>
                <w:noProof/>
                <w:color w:val="auto"/>
                <w:sz w:val="22"/>
                <w:lang w:val="ru-RU" w:eastAsia="ru-RU"/>
              </w:rPr>
              <w:tab/>
            </w:r>
            <w:r w:rsidR="003B03EE" w:rsidRPr="00760888">
              <w:rPr>
                <w:rStyle w:val="Hyperlink"/>
                <w:rFonts w:ascii="Times New Roman" w:hAnsi="Times New Roman"/>
                <w:noProof/>
              </w:rPr>
              <w:t>Goal</w:t>
            </w:r>
            <w:r w:rsidR="003B03EE">
              <w:rPr>
                <w:noProof/>
                <w:webHidden/>
              </w:rPr>
              <w:tab/>
            </w:r>
            <w:r w:rsidR="003B03EE">
              <w:rPr>
                <w:noProof/>
                <w:webHidden/>
              </w:rPr>
              <w:fldChar w:fldCharType="begin"/>
            </w:r>
            <w:r w:rsidR="003B03EE">
              <w:rPr>
                <w:noProof/>
                <w:webHidden/>
              </w:rPr>
              <w:instrText xml:space="preserve"> PAGEREF _Toc242709257 \h </w:instrText>
            </w:r>
            <w:r w:rsidR="003B03EE">
              <w:rPr>
                <w:noProof/>
                <w:webHidden/>
              </w:rPr>
            </w:r>
            <w:r w:rsidR="003B03EE">
              <w:rPr>
                <w:noProof/>
                <w:webHidden/>
              </w:rPr>
              <w:fldChar w:fldCharType="separate"/>
            </w:r>
            <w:r w:rsidR="003B03EE">
              <w:rPr>
                <w:noProof/>
                <w:webHidden/>
              </w:rPr>
              <w:t>4</w:t>
            </w:r>
            <w:r w:rsidR="003B03EE">
              <w:rPr>
                <w:noProof/>
                <w:webHidden/>
              </w:rPr>
              <w:fldChar w:fldCharType="end"/>
            </w:r>
          </w:hyperlink>
        </w:p>
        <w:p w14:paraId="20026984" w14:textId="1313E387" w:rsidR="003B03EE" w:rsidRDefault="004C2FCF">
          <w:pPr>
            <w:pStyle w:val="TOC1"/>
            <w:tabs>
              <w:tab w:val="left" w:pos="400"/>
              <w:tab w:val="right" w:leader="dot" w:pos="8487"/>
            </w:tabs>
            <w:rPr>
              <w:rFonts w:asciiTheme="minorHAnsi" w:eastAsiaTheme="minorEastAsia" w:hAnsiTheme="minorHAnsi" w:cstheme="minorBidi"/>
              <w:b w:val="0"/>
              <w:bCs w:val="0"/>
              <w:iCs w:val="0"/>
              <w:noProof/>
              <w:color w:val="auto"/>
              <w:sz w:val="22"/>
              <w:lang w:val="ru-RU" w:eastAsia="ru-RU"/>
            </w:rPr>
          </w:pPr>
          <w:hyperlink w:anchor="_Toc242709258" w:history="1">
            <w:r w:rsidR="003B03EE" w:rsidRPr="00760888">
              <w:rPr>
                <w:rStyle w:val="Hyperlink"/>
                <w:rFonts w:ascii="Times New Roman" w:hAnsi="Times New Roman"/>
                <w:noProof/>
              </w:rPr>
              <w:t>3</w:t>
            </w:r>
            <w:r w:rsidR="003B03EE">
              <w:rPr>
                <w:rFonts w:asciiTheme="minorHAnsi" w:eastAsiaTheme="minorEastAsia" w:hAnsiTheme="minorHAnsi" w:cstheme="minorBidi"/>
                <w:b w:val="0"/>
                <w:bCs w:val="0"/>
                <w:iCs w:val="0"/>
                <w:noProof/>
                <w:color w:val="auto"/>
                <w:sz w:val="22"/>
                <w:lang w:val="ru-RU" w:eastAsia="ru-RU"/>
              </w:rPr>
              <w:tab/>
            </w:r>
            <w:r w:rsidR="003B03EE" w:rsidRPr="00760888">
              <w:rPr>
                <w:rStyle w:val="Hyperlink"/>
                <w:rFonts w:ascii="Times New Roman" w:hAnsi="Times New Roman"/>
                <w:noProof/>
              </w:rPr>
              <w:t>Participants of business process (roles)</w:t>
            </w:r>
            <w:r w:rsidR="003B03EE">
              <w:rPr>
                <w:noProof/>
                <w:webHidden/>
              </w:rPr>
              <w:tab/>
            </w:r>
            <w:r w:rsidR="003B03EE">
              <w:rPr>
                <w:noProof/>
                <w:webHidden/>
              </w:rPr>
              <w:fldChar w:fldCharType="begin"/>
            </w:r>
            <w:r w:rsidR="003B03EE">
              <w:rPr>
                <w:noProof/>
                <w:webHidden/>
              </w:rPr>
              <w:instrText xml:space="preserve"> PAGEREF _Toc242709258 \h </w:instrText>
            </w:r>
            <w:r w:rsidR="003B03EE">
              <w:rPr>
                <w:noProof/>
                <w:webHidden/>
              </w:rPr>
            </w:r>
            <w:r w:rsidR="003B03EE">
              <w:rPr>
                <w:noProof/>
                <w:webHidden/>
              </w:rPr>
              <w:fldChar w:fldCharType="separate"/>
            </w:r>
            <w:r w:rsidR="003B03EE">
              <w:rPr>
                <w:noProof/>
                <w:webHidden/>
              </w:rPr>
              <w:t>4</w:t>
            </w:r>
            <w:r w:rsidR="003B03EE">
              <w:rPr>
                <w:noProof/>
                <w:webHidden/>
              </w:rPr>
              <w:fldChar w:fldCharType="end"/>
            </w:r>
          </w:hyperlink>
        </w:p>
        <w:p w14:paraId="1796AE38" w14:textId="5401A2FB" w:rsidR="003B03EE" w:rsidRDefault="004C2FCF">
          <w:pPr>
            <w:pStyle w:val="TOC1"/>
            <w:tabs>
              <w:tab w:val="left" w:pos="400"/>
              <w:tab w:val="right" w:leader="dot" w:pos="8487"/>
            </w:tabs>
            <w:rPr>
              <w:rFonts w:asciiTheme="minorHAnsi" w:eastAsiaTheme="minorEastAsia" w:hAnsiTheme="minorHAnsi" w:cstheme="minorBidi"/>
              <w:b w:val="0"/>
              <w:bCs w:val="0"/>
              <w:iCs w:val="0"/>
              <w:noProof/>
              <w:color w:val="auto"/>
              <w:sz w:val="22"/>
              <w:lang w:val="ru-RU" w:eastAsia="ru-RU"/>
            </w:rPr>
          </w:pPr>
          <w:hyperlink w:anchor="_Toc242709259" w:history="1">
            <w:r w:rsidR="003B03EE" w:rsidRPr="00760888">
              <w:rPr>
                <w:rStyle w:val="Hyperlink"/>
                <w:rFonts w:ascii="Times New Roman" w:hAnsi="Times New Roman"/>
                <w:noProof/>
              </w:rPr>
              <w:t>4</w:t>
            </w:r>
            <w:r w:rsidR="003B03EE">
              <w:rPr>
                <w:rFonts w:asciiTheme="minorHAnsi" w:eastAsiaTheme="minorEastAsia" w:hAnsiTheme="minorHAnsi" w:cstheme="minorBidi"/>
                <w:b w:val="0"/>
                <w:bCs w:val="0"/>
                <w:iCs w:val="0"/>
                <w:noProof/>
                <w:color w:val="auto"/>
                <w:sz w:val="22"/>
                <w:lang w:val="ru-RU" w:eastAsia="ru-RU"/>
              </w:rPr>
              <w:tab/>
            </w:r>
            <w:r w:rsidR="003B03EE" w:rsidRPr="00760888">
              <w:rPr>
                <w:rStyle w:val="Hyperlink"/>
                <w:rFonts w:ascii="Times New Roman" w:hAnsi="Times New Roman"/>
                <w:noProof/>
              </w:rPr>
              <w:t>Preconditions and settings</w:t>
            </w:r>
            <w:r w:rsidR="003B03EE">
              <w:rPr>
                <w:noProof/>
                <w:webHidden/>
              </w:rPr>
              <w:tab/>
            </w:r>
            <w:r w:rsidR="003B03EE">
              <w:rPr>
                <w:noProof/>
                <w:webHidden/>
              </w:rPr>
              <w:fldChar w:fldCharType="begin"/>
            </w:r>
            <w:r w:rsidR="003B03EE">
              <w:rPr>
                <w:noProof/>
                <w:webHidden/>
              </w:rPr>
              <w:instrText xml:space="preserve"> PAGEREF _Toc242709259 \h </w:instrText>
            </w:r>
            <w:r w:rsidR="003B03EE">
              <w:rPr>
                <w:noProof/>
                <w:webHidden/>
              </w:rPr>
            </w:r>
            <w:r w:rsidR="003B03EE">
              <w:rPr>
                <w:noProof/>
                <w:webHidden/>
              </w:rPr>
              <w:fldChar w:fldCharType="separate"/>
            </w:r>
            <w:r w:rsidR="003B03EE">
              <w:rPr>
                <w:noProof/>
                <w:webHidden/>
              </w:rPr>
              <w:t>4</w:t>
            </w:r>
            <w:r w:rsidR="003B03EE">
              <w:rPr>
                <w:noProof/>
                <w:webHidden/>
              </w:rPr>
              <w:fldChar w:fldCharType="end"/>
            </w:r>
          </w:hyperlink>
        </w:p>
        <w:p w14:paraId="0AA655D7" w14:textId="46C88020" w:rsidR="003B03EE" w:rsidRDefault="004C2FCF">
          <w:pPr>
            <w:pStyle w:val="TOC1"/>
            <w:tabs>
              <w:tab w:val="left" w:pos="400"/>
              <w:tab w:val="right" w:leader="dot" w:pos="8487"/>
            </w:tabs>
            <w:rPr>
              <w:rFonts w:asciiTheme="minorHAnsi" w:eastAsiaTheme="minorEastAsia" w:hAnsiTheme="minorHAnsi" w:cstheme="minorBidi"/>
              <w:b w:val="0"/>
              <w:bCs w:val="0"/>
              <w:iCs w:val="0"/>
              <w:noProof/>
              <w:color w:val="auto"/>
              <w:sz w:val="22"/>
              <w:lang w:val="ru-RU" w:eastAsia="ru-RU"/>
            </w:rPr>
          </w:pPr>
          <w:hyperlink w:anchor="_Toc242709260" w:history="1">
            <w:r w:rsidR="003B03EE" w:rsidRPr="00760888">
              <w:rPr>
                <w:rStyle w:val="Hyperlink"/>
                <w:rFonts w:ascii="Times New Roman" w:hAnsi="Times New Roman"/>
                <w:noProof/>
              </w:rPr>
              <w:t>5</w:t>
            </w:r>
            <w:r w:rsidR="003B03EE">
              <w:rPr>
                <w:rFonts w:asciiTheme="minorHAnsi" w:eastAsiaTheme="minorEastAsia" w:hAnsiTheme="minorHAnsi" w:cstheme="minorBidi"/>
                <w:b w:val="0"/>
                <w:bCs w:val="0"/>
                <w:iCs w:val="0"/>
                <w:noProof/>
                <w:color w:val="auto"/>
                <w:sz w:val="22"/>
                <w:lang w:val="ru-RU" w:eastAsia="ru-RU"/>
              </w:rPr>
              <w:tab/>
            </w:r>
            <w:r w:rsidR="003B03EE" w:rsidRPr="00760888">
              <w:rPr>
                <w:rStyle w:val="Hyperlink"/>
                <w:rFonts w:ascii="Times New Roman" w:hAnsi="Times New Roman"/>
                <w:noProof/>
              </w:rPr>
              <w:t>Description of process</w:t>
            </w:r>
            <w:r w:rsidR="003B03EE">
              <w:rPr>
                <w:noProof/>
                <w:webHidden/>
              </w:rPr>
              <w:tab/>
            </w:r>
            <w:r w:rsidR="003B03EE">
              <w:rPr>
                <w:noProof/>
                <w:webHidden/>
              </w:rPr>
              <w:fldChar w:fldCharType="begin"/>
            </w:r>
            <w:r w:rsidR="003B03EE">
              <w:rPr>
                <w:noProof/>
                <w:webHidden/>
              </w:rPr>
              <w:instrText xml:space="preserve"> PAGEREF _Toc242709260 \h </w:instrText>
            </w:r>
            <w:r w:rsidR="003B03EE">
              <w:rPr>
                <w:noProof/>
                <w:webHidden/>
              </w:rPr>
            </w:r>
            <w:r w:rsidR="003B03EE">
              <w:rPr>
                <w:noProof/>
                <w:webHidden/>
              </w:rPr>
              <w:fldChar w:fldCharType="separate"/>
            </w:r>
            <w:r w:rsidR="003B03EE">
              <w:rPr>
                <w:noProof/>
                <w:webHidden/>
              </w:rPr>
              <w:t>5</w:t>
            </w:r>
            <w:r w:rsidR="003B03EE">
              <w:rPr>
                <w:noProof/>
                <w:webHidden/>
              </w:rPr>
              <w:fldChar w:fldCharType="end"/>
            </w:r>
          </w:hyperlink>
        </w:p>
        <w:p w14:paraId="2A37D520" w14:textId="61122296" w:rsidR="003B03EE" w:rsidRDefault="004C2FCF">
          <w:pPr>
            <w:pStyle w:val="TOC2"/>
            <w:tabs>
              <w:tab w:val="left" w:pos="600"/>
              <w:tab w:val="right" w:leader="dot" w:pos="8487"/>
            </w:tabs>
            <w:rPr>
              <w:rFonts w:asciiTheme="minorHAnsi" w:eastAsiaTheme="minorEastAsia" w:hAnsiTheme="minorHAnsi" w:cstheme="minorBidi"/>
              <w:iCs w:val="0"/>
              <w:noProof/>
              <w:color w:val="auto"/>
              <w:sz w:val="22"/>
              <w:lang w:val="ru-RU" w:eastAsia="ru-RU"/>
            </w:rPr>
          </w:pPr>
          <w:hyperlink w:anchor="_Toc242709261" w:history="1">
            <w:r w:rsidR="003B03EE" w:rsidRPr="00760888">
              <w:rPr>
                <w:rStyle w:val="Hyperlink"/>
                <w:rFonts w:ascii="Times New Roman" w:hAnsi="Times New Roman"/>
                <w:noProof/>
              </w:rPr>
              <w:t>5.1</w:t>
            </w:r>
            <w:r w:rsidR="003B03EE">
              <w:rPr>
                <w:rFonts w:asciiTheme="minorHAnsi" w:eastAsiaTheme="minorEastAsia" w:hAnsiTheme="minorHAnsi" w:cstheme="minorBidi"/>
                <w:iCs w:val="0"/>
                <w:noProof/>
                <w:color w:val="auto"/>
                <w:sz w:val="22"/>
                <w:lang w:val="ru-RU" w:eastAsia="ru-RU"/>
              </w:rPr>
              <w:tab/>
            </w:r>
            <w:r w:rsidR="003B03EE" w:rsidRPr="00760888">
              <w:rPr>
                <w:rStyle w:val="Hyperlink"/>
                <w:rFonts w:ascii="Times New Roman" w:hAnsi="Times New Roman"/>
                <w:noProof/>
              </w:rPr>
              <w:t>Integration Flow: Sending Commands and Receiving Responses</w:t>
            </w:r>
            <w:r w:rsidR="003B03EE">
              <w:rPr>
                <w:noProof/>
                <w:webHidden/>
              </w:rPr>
              <w:tab/>
            </w:r>
            <w:r w:rsidR="003B03EE">
              <w:rPr>
                <w:noProof/>
                <w:webHidden/>
              </w:rPr>
              <w:fldChar w:fldCharType="begin"/>
            </w:r>
            <w:r w:rsidR="003B03EE">
              <w:rPr>
                <w:noProof/>
                <w:webHidden/>
              </w:rPr>
              <w:instrText xml:space="preserve"> PAGEREF _Toc242709261 \h </w:instrText>
            </w:r>
            <w:r w:rsidR="003B03EE">
              <w:rPr>
                <w:noProof/>
                <w:webHidden/>
              </w:rPr>
            </w:r>
            <w:r w:rsidR="003B03EE">
              <w:rPr>
                <w:noProof/>
                <w:webHidden/>
              </w:rPr>
              <w:fldChar w:fldCharType="separate"/>
            </w:r>
            <w:r w:rsidR="003B03EE">
              <w:rPr>
                <w:noProof/>
                <w:webHidden/>
              </w:rPr>
              <w:t>5</w:t>
            </w:r>
            <w:r w:rsidR="003B03EE">
              <w:rPr>
                <w:noProof/>
                <w:webHidden/>
              </w:rPr>
              <w:fldChar w:fldCharType="end"/>
            </w:r>
          </w:hyperlink>
        </w:p>
        <w:p w14:paraId="3AF7F30F" w14:textId="043D83D6" w:rsidR="003B03EE" w:rsidRDefault="004C2FCF">
          <w:pPr>
            <w:pStyle w:val="TOC3"/>
            <w:tabs>
              <w:tab w:val="left" w:pos="600"/>
              <w:tab w:val="right" w:leader="dot" w:pos="8487"/>
            </w:tabs>
            <w:rPr>
              <w:rFonts w:asciiTheme="minorHAnsi" w:eastAsiaTheme="minorEastAsia" w:hAnsiTheme="minorHAnsi" w:cstheme="minorBidi"/>
              <w:iCs w:val="0"/>
              <w:noProof/>
              <w:color w:val="auto"/>
              <w:sz w:val="22"/>
              <w:lang w:val="ru-RU" w:eastAsia="ru-RU"/>
            </w:rPr>
          </w:pPr>
          <w:hyperlink w:anchor="_Toc242709262" w:history="1">
            <w:r w:rsidR="003B03EE" w:rsidRPr="00760888">
              <w:rPr>
                <w:rStyle w:val="Hyperlink"/>
                <w:rFonts w:ascii="Times New Roman" w:hAnsi="Times New Roman"/>
                <w:noProof/>
              </w:rPr>
              <w:t>5.1.1</w:t>
            </w:r>
            <w:r w:rsidR="003B03EE">
              <w:rPr>
                <w:rFonts w:asciiTheme="minorHAnsi" w:eastAsiaTheme="minorEastAsia" w:hAnsiTheme="minorHAnsi" w:cstheme="minorBidi"/>
                <w:iCs w:val="0"/>
                <w:noProof/>
                <w:color w:val="auto"/>
                <w:sz w:val="22"/>
                <w:lang w:val="ru-RU" w:eastAsia="ru-RU"/>
              </w:rPr>
              <w:tab/>
            </w:r>
            <w:r w:rsidR="003B03EE" w:rsidRPr="00760888">
              <w:rPr>
                <w:rStyle w:val="Hyperlink"/>
                <w:rFonts w:ascii="Times New Roman" w:hAnsi="Times New Roman"/>
                <w:noProof/>
              </w:rPr>
              <w:t>Command topic</w:t>
            </w:r>
            <w:r w:rsidR="003B03EE">
              <w:rPr>
                <w:noProof/>
                <w:webHidden/>
              </w:rPr>
              <w:tab/>
            </w:r>
            <w:r w:rsidR="003B03EE">
              <w:rPr>
                <w:noProof/>
                <w:webHidden/>
              </w:rPr>
              <w:fldChar w:fldCharType="begin"/>
            </w:r>
            <w:r w:rsidR="003B03EE">
              <w:rPr>
                <w:noProof/>
                <w:webHidden/>
              </w:rPr>
              <w:instrText xml:space="preserve"> PAGEREF _Toc242709262 \h </w:instrText>
            </w:r>
            <w:r w:rsidR="003B03EE">
              <w:rPr>
                <w:noProof/>
                <w:webHidden/>
              </w:rPr>
            </w:r>
            <w:r w:rsidR="003B03EE">
              <w:rPr>
                <w:noProof/>
                <w:webHidden/>
              </w:rPr>
              <w:fldChar w:fldCharType="separate"/>
            </w:r>
            <w:r w:rsidR="003B03EE">
              <w:rPr>
                <w:noProof/>
                <w:webHidden/>
              </w:rPr>
              <w:t>5</w:t>
            </w:r>
            <w:r w:rsidR="003B03EE">
              <w:rPr>
                <w:noProof/>
                <w:webHidden/>
              </w:rPr>
              <w:fldChar w:fldCharType="end"/>
            </w:r>
          </w:hyperlink>
        </w:p>
        <w:p w14:paraId="55345666" w14:textId="33458522" w:rsidR="003B03EE" w:rsidRDefault="004C2FCF">
          <w:pPr>
            <w:pStyle w:val="TOC3"/>
            <w:tabs>
              <w:tab w:val="left" w:pos="600"/>
              <w:tab w:val="right" w:leader="dot" w:pos="8487"/>
            </w:tabs>
            <w:rPr>
              <w:rFonts w:asciiTheme="minorHAnsi" w:eastAsiaTheme="minorEastAsia" w:hAnsiTheme="minorHAnsi" w:cstheme="minorBidi"/>
              <w:iCs w:val="0"/>
              <w:noProof/>
              <w:color w:val="auto"/>
              <w:sz w:val="22"/>
              <w:lang w:val="ru-RU" w:eastAsia="ru-RU"/>
            </w:rPr>
          </w:pPr>
          <w:hyperlink w:anchor="_Toc242709263" w:history="1">
            <w:r w:rsidR="003B03EE" w:rsidRPr="00760888">
              <w:rPr>
                <w:rStyle w:val="Hyperlink"/>
                <w:rFonts w:ascii="Times New Roman" w:hAnsi="Times New Roman"/>
                <w:noProof/>
              </w:rPr>
              <w:t>5.1.2</w:t>
            </w:r>
            <w:r w:rsidR="003B03EE">
              <w:rPr>
                <w:rFonts w:asciiTheme="minorHAnsi" w:eastAsiaTheme="minorEastAsia" w:hAnsiTheme="minorHAnsi" w:cstheme="minorBidi"/>
                <w:iCs w:val="0"/>
                <w:noProof/>
                <w:color w:val="auto"/>
                <w:sz w:val="22"/>
                <w:lang w:val="ru-RU" w:eastAsia="ru-RU"/>
              </w:rPr>
              <w:tab/>
            </w:r>
            <w:r w:rsidR="003B03EE" w:rsidRPr="00760888">
              <w:rPr>
                <w:rStyle w:val="Hyperlink"/>
                <w:rFonts w:ascii="Times New Roman" w:hAnsi="Times New Roman"/>
                <w:noProof/>
              </w:rPr>
              <w:t>Reply topic</w:t>
            </w:r>
            <w:r w:rsidR="003B03EE">
              <w:rPr>
                <w:noProof/>
                <w:webHidden/>
              </w:rPr>
              <w:tab/>
            </w:r>
            <w:r w:rsidR="003B03EE">
              <w:rPr>
                <w:noProof/>
                <w:webHidden/>
              </w:rPr>
              <w:fldChar w:fldCharType="begin"/>
            </w:r>
            <w:r w:rsidR="003B03EE">
              <w:rPr>
                <w:noProof/>
                <w:webHidden/>
              </w:rPr>
              <w:instrText xml:space="preserve"> PAGEREF _Toc242709263 \h </w:instrText>
            </w:r>
            <w:r w:rsidR="003B03EE">
              <w:rPr>
                <w:noProof/>
                <w:webHidden/>
              </w:rPr>
            </w:r>
            <w:r w:rsidR="003B03EE">
              <w:rPr>
                <w:noProof/>
                <w:webHidden/>
              </w:rPr>
              <w:fldChar w:fldCharType="separate"/>
            </w:r>
            <w:r w:rsidR="003B03EE">
              <w:rPr>
                <w:noProof/>
                <w:webHidden/>
              </w:rPr>
              <w:t>40</w:t>
            </w:r>
            <w:r w:rsidR="003B03EE">
              <w:rPr>
                <w:noProof/>
                <w:webHidden/>
              </w:rPr>
              <w:fldChar w:fldCharType="end"/>
            </w:r>
          </w:hyperlink>
        </w:p>
        <w:p w14:paraId="53E359A0" w14:textId="0F987E02" w:rsidR="003B03EE" w:rsidRDefault="004C2FCF">
          <w:pPr>
            <w:pStyle w:val="TOC3"/>
            <w:tabs>
              <w:tab w:val="left" w:pos="600"/>
              <w:tab w:val="right" w:leader="dot" w:pos="8487"/>
            </w:tabs>
            <w:rPr>
              <w:rFonts w:asciiTheme="minorHAnsi" w:eastAsiaTheme="minorEastAsia" w:hAnsiTheme="minorHAnsi" w:cstheme="minorBidi"/>
              <w:iCs w:val="0"/>
              <w:noProof/>
              <w:color w:val="auto"/>
              <w:sz w:val="22"/>
              <w:lang w:val="ru-RU" w:eastAsia="ru-RU"/>
            </w:rPr>
          </w:pPr>
          <w:hyperlink w:anchor="_Toc242709264" w:history="1">
            <w:r w:rsidR="003B03EE" w:rsidRPr="00760888">
              <w:rPr>
                <w:rStyle w:val="Hyperlink"/>
                <w:rFonts w:ascii="Times New Roman" w:hAnsi="Times New Roman"/>
                <w:noProof/>
              </w:rPr>
              <w:t>5.1.3</w:t>
            </w:r>
            <w:r w:rsidR="003B03EE">
              <w:rPr>
                <w:rFonts w:asciiTheme="minorHAnsi" w:eastAsiaTheme="minorEastAsia" w:hAnsiTheme="minorHAnsi" w:cstheme="minorBidi"/>
                <w:iCs w:val="0"/>
                <w:noProof/>
                <w:color w:val="auto"/>
                <w:sz w:val="22"/>
                <w:lang w:val="ru-RU" w:eastAsia="ru-RU"/>
              </w:rPr>
              <w:tab/>
            </w:r>
            <w:r w:rsidR="003B03EE" w:rsidRPr="00760888">
              <w:rPr>
                <w:rStyle w:val="Hyperlink"/>
                <w:rFonts w:ascii="Times New Roman" w:hAnsi="Times New Roman"/>
                <w:noProof/>
              </w:rPr>
              <w:t>Data Exchange Rules</w:t>
            </w:r>
            <w:r w:rsidR="003B03EE">
              <w:rPr>
                <w:noProof/>
                <w:webHidden/>
              </w:rPr>
              <w:tab/>
            </w:r>
            <w:r w:rsidR="003B03EE">
              <w:rPr>
                <w:noProof/>
                <w:webHidden/>
              </w:rPr>
              <w:fldChar w:fldCharType="begin"/>
            </w:r>
            <w:r w:rsidR="003B03EE">
              <w:rPr>
                <w:noProof/>
                <w:webHidden/>
              </w:rPr>
              <w:instrText xml:space="preserve"> PAGEREF _Toc242709264 \h </w:instrText>
            </w:r>
            <w:r w:rsidR="003B03EE">
              <w:rPr>
                <w:noProof/>
                <w:webHidden/>
              </w:rPr>
            </w:r>
            <w:r w:rsidR="003B03EE">
              <w:rPr>
                <w:noProof/>
                <w:webHidden/>
              </w:rPr>
              <w:fldChar w:fldCharType="separate"/>
            </w:r>
            <w:r w:rsidR="003B03EE">
              <w:rPr>
                <w:noProof/>
                <w:webHidden/>
              </w:rPr>
              <w:t>43</w:t>
            </w:r>
            <w:r w:rsidR="003B03EE">
              <w:rPr>
                <w:noProof/>
                <w:webHidden/>
              </w:rPr>
              <w:fldChar w:fldCharType="end"/>
            </w:r>
          </w:hyperlink>
        </w:p>
        <w:p w14:paraId="53F22F68" w14:textId="7AB89CFA" w:rsidR="003B03EE" w:rsidRDefault="004C2FCF">
          <w:pPr>
            <w:pStyle w:val="TOC3"/>
            <w:tabs>
              <w:tab w:val="left" w:pos="600"/>
              <w:tab w:val="right" w:leader="dot" w:pos="8487"/>
            </w:tabs>
            <w:rPr>
              <w:rFonts w:asciiTheme="minorHAnsi" w:eastAsiaTheme="minorEastAsia" w:hAnsiTheme="minorHAnsi" w:cstheme="minorBidi"/>
              <w:iCs w:val="0"/>
              <w:noProof/>
              <w:color w:val="auto"/>
              <w:sz w:val="22"/>
              <w:lang w:val="ru-RU" w:eastAsia="ru-RU"/>
            </w:rPr>
          </w:pPr>
          <w:hyperlink w:anchor="_Toc242709265" w:history="1">
            <w:r w:rsidR="003B03EE" w:rsidRPr="00760888">
              <w:rPr>
                <w:rStyle w:val="Hyperlink"/>
                <w:rFonts w:ascii="Times New Roman" w:hAnsi="Times New Roman"/>
                <w:noProof/>
              </w:rPr>
              <w:t>5.1.4</w:t>
            </w:r>
            <w:r w:rsidR="003B03EE">
              <w:rPr>
                <w:rFonts w:asciiTheme="minorHAnsi" w:eastAsiaTheme="minorEastAsia" w:hAnsiTheme="minorHAnsi" w:cstheme="minorBidi"/>
                <w:iCs w:val="0"/>
                <w:noProof/>
                <w:color w:val="auto"/>
                <w:sz w:val="22"/>
                <w:lang w:val="ru-RU" w:eastAsia="ru-RU"/>
              </w:rPr>
              <w:tab/>
            </w:r>
            <w:r w:rsidR="003B03EE" w:rsidRPr="00760888">
              <w:rPr>
                <w:rStyle w:val="Hyperlink"/>
                <w:rFonts w:ascii="Times New Roman" w:hAnsi="Times New Roman"/>
                <w:noProof/>
              </w:rPr>
              <w:t>Limitations</w:t>
            </w:r>
            <w:r w:rsidR="003B03EE">
              <w:rPr>
                <w:noProof/>
                <w:webHidden/>
              </w:rPr>
              <w:tab/>
            </w:r>
            <w:r w:rsidR="003B03EE">
              <w:rPr>
                <w:noProof/>
                <w:webHidden/>
              </w:rPr>
              <w:fldChar w:fldCharType="begin"/>
            </w:r>
            <w:r w:rsidR="003B03EE">
              <w:rPr>
                <w:noProof/>
                <w:webHidden/>
              </w:rPr>
              <w:instrText xml:space="preserve"> PAGEREF _Toc242709265 \h </w:instrText>
            </w:r>
            <w:r w:rsidR="003B03EE">
              <w:rPr>
                <w:noProof/>
                <w:webHidden/>
              </w:rPr>
            </w:r>
            <w:r w:rsidR="003B03EE">
              <w:rPr>
                <w:noProof/>
                <w:webHidden/>
              </w:rPr>
              <w:fldChar w:fldCharType="separate"/>
            </w:r>
            <w:r w:rsidR="003B03EE">
              <w:rPr>
                <w:noProof/>
                <w:webHidden/>
              </w:rPr>
              <w:t>43</w:t>
            </w:r>
            <w:r w:rsidR="003B03EE">
              <w:rPr>
                <w:noProof/>
                <w:webHidden/>
              </w:rPr>
              <w:fldChar w:fldCharType="end"/>
            </w:r>
          </w:hyperlink>
        </w:p>
        <w:p w14:paraId="0D119249" w14:textId="7B1192D8" w:rsidR="003B03EE" w:rsidRDefault="004C2FCF">
          <w:pPr>
            <w:pStyle w:val="TOC2"/>
            <w:tabs>
              <w:tab w:val="left" w:pos="600"/>
              <w:tab w:val="right" w:leader="dot" w:pos="8487"/>
            </w:tabs>
            <w:rPr>
              <w:rFonts w:asciiTheme="minorHAnsi" w:eastAsiaTheme="minorEastAsia" w:hAnsiTheme="minorHAnsi" w:cstheme="minorBidi"/>
              <w:iCs w:val="0"/>
              <w:noProof/>
              <w:color w:val="auto"/>
              <w:sz w:val="22"/>
              <w:lang w:val="ru-RU" w:eastAsia="ru-RU"/>
            </w:rPr>
          </w:pPr>
          <w:hyperlink w:anchor="_Toc242709266" w:history="1">
            <w:r w:rsidR="003B03EE" w:rsidRPr="00760888">
              <w:rPr>
                <w:rStyle w:val="Hyperlink"/>
                <w:rFonts w:ascii="Times New Roman" w:hAnsi="Times New Roman"/>
                <w:noProof/>
              </w:rPr>
              <w:t>5.2</w:t>
            </w:r>
            <w:r w:rsidR="003B03EE">
              <w:rPr>
                <w:rFonts w:asciiTheme="minorHAnsi" w:eastAsiaTheme="minorEastAsia" w:hAnsiTheme="minorHAnsi" w:cstheme="minorBidi"/>
                <w:iCs w:val="0"/>
                <w:noProof/>
                <w:color w:val="auto"/>
                <w:sz w:val="22"/>
                <w:lang w:val="ru-RU" w:eastAsia="ru-RU"/>
              </w:rPr>
              <w:tab/>
            </w:r>
            <w:r w:rsidR="003B03EE" w:rsidRPr="00760888">
              <w:rPr>
                <w:rStyle w:val="Hyperlink"/>
                <w:rFonts w:ascii="Times New Roman" w:hAnsi="Times New Roman"/>
                <w:noProof/>
              </w:rPr>
              <w:t>BPM Disbursement Request and Response</w:t>
            </w:r>
            <w:r w:rsidR="003B03EE">
              <w:rPr>
                <w:noProof/>
                <w:webHidden/>
              </w:rPr>
              <w:tab/>
            </w:r>
            <w:r w:rsidR="003B03EE">
              <w:rPr>
                <w:noProof/>
                <w:webHidden/>
              </w:rPr>
              <w:fldChar w:fldCharType="begin"/>
            </w:r>
            <w:r w:rsidR="003B03EE">
              <w:rPr>
                <w:noProof/>
                <w:webHidden/>
              </w:rPr>
              <w:instrText xml:space="preserve"> PAGEREF _Toc242709266 \h </w:instrText>
            </w:r>
            <w:r w:rsidR="003B03EE">
              <w:rPr>
                <w:noProof/>
                <w:webHidden/>
              </w:rPr>
            </w:r>
            <w:r w:rsidR="003B03EE">
              <w:rPr>
                <w:noProof/>
                <w:webHidden/>
              </w:rPr>
              <w:fldChar w:fldCharType="separate"/>
            </w:r>
            <w:r w:rsidR="003B03EE">
              <w:rPr>
                <w:noProof/>
                <w:webHidden/>
              </w:rPr>
              <w:t>44</w:t>
            </w:r>
            <w:r w:rsidR="003B03EE">
              <w:rPr>
                <w:noProof/>
                <w:webHidden/>
              </w:rPr>
              <w:fldChar w:fldCharType="end"/>
            </w:r>
          </w:hyperlink>
        </w:p>
        <w:p w14:paraId="7625A467" w14:textId="27126D79" w:rsidR="003B03EE" w:rsidRDefault="004C2FCF">
          <w:pPr>
            <w:pStyle w:val="TOC3"/>
            <w:tabs>
              <w:tab w:val="left" w:pos="600"/>
              <w:tab w:val="right" w:leader="dot" w:pos="8487"/>
            </w:tabs>
            <w:rPr>
              <w:rFonts w:asciiTheme="minorHAnsi" w:eastAsiaTheme="minorEastAsia" w:hAnsiTheme="minorHAnsi" w:cstheme="minorBidi"/>
              <w:iCs w:val="0"/>
              <w:noProof/>
              <w:color w:val="auto"/>
              <w:sz w:val="22"/>
              <w:lang w:val="ru-RU" w:eastAsia="ru-RU"/>
            </w:rPr>
          </w:pPr>
          <w:hyperlink w:anchor="_Toc242709267" w:history="1">
            <w:r w:rsidR="003B03EE" w:rsidRPr="00760888">
              <w:rPr>
                <w:rStyle w:val="Hyperlink"/>
                <w:rFonts w:ascii="Times New Roman" w:hAnsi="Times New Roman"/>
                <w:noProof/>
              </w:rPr>
              <w:t>5.2.1</w:t>
            </w:r>
            <w:r w:rsidR="003B03EE">
              <w:rPr>
                <w:rFonts w:asciiTheme="minorHAnsi" w:eastAsiaTheme="minorEastAsia" w:hAnsiTheme="minorHAnsi" w:cstheme="minorBidi"/>
                <w:iCs w:val="0"/>
                <w:noProof/>
                <w:color w:val="auto"/>
                <w:sz w:val="22"/>
                <w:lang w:val="ru-RU" w:eastAsia="ru-RU"/>
              </w:rPr>
              <w:tab/>
            </w:r>
            <w:r w:rsidR="003B03EE" w:rsidRPr="00760888">
              <w:rPr>
                <w:rStyle w:val="Hyperlink"/>
                <w:rFonts w:ascii="Times New Roman" w:hAnsi="Times New Roman"/>
                <w:noProof/>
              </w:rPr>
              <w:t>Process flow</w:t>
            </w:r>
            <w:r w:rsidR="003B03EE">
              <w:rPr>
                <w:noProof/>
                <w:webHidden/>
              </w:rPr>
              <w:tab/>
            </w:r>
            <w:r w:rsidR="003B03EE">
              <w:rPr>
                <w:noProof/>
                <w:webHidden/>
              </w:rPr>
              <w:fldChar w:fldCharType="begin"/>
            </w:r>
            <w:r w:rsidR="003B03EE">
              <w:rPr>
                <w:noProof/>
                <w:webHidden/>
              </w:rPr>
              <w:instrText xml:space="preserve"> PAGEREF _Toc242709267 \h </w:instrText>
            </w:r>
            <w:r w:rsidR="003B03EE">
              <w:rPr>
                <w:noProof/>
                <w:webHidden/>
              </w:rPr>
            </w:r>
            <w:r w:rsidR="003B03EE">
              <w:rPr>
                <w:noProof/>
                <w:webHidden/>
              </w:rPr>
              <w:fldChar w:fldCharType="separate"/>
            </w:r>
            <w:r w:rsidR="003B03EE">
              <w:rPr>
                <w:noProof/>
                <w:webHidden/>
              </w:rPr>
              <w:t>44</w:t>
            </w:r>
            <w:r w:rsidR="003B03EE">
              <w:rPr>
                <w:noProof/>
                <w:webHidden/>
              </w:rPr>
              <w:fldChar w:fldCharType="end"/>
            </w:r>
          </w:hyperlink>
        </w:p>
        <w:p w14:paraId="1D20F1DD" w14:textId="0EF85A77" w:rsidR="003B03EE" w:rsidRDefault="004C2FCF">
          <w:pPr>
            <w:pStyle w:val="TOC3"/>
            <w:tabs>
              <w:tab w:val="left" w:pos="600"/>
              <w:tab w:val="right" w:leader="dot" w:pos="8487"/>
            </w:tabs>
            <w:rPr>
              <w:rFonts w:asciiTheme="minorHAnsi" w:eastAsiaTheme="minorEastAsia" w:hAnsiTheme="minorHAnsi" w:cstheme="minorBidi"/>
              <w:iCs w:val="0"/>
              <w:noProof/>
              <w:color w:val="auto"/>
              <w:sz w:val="22"/>
              <w:lang w:val="ru-RU" w:eastAsia="ru-RU"/>
            </w:rPr>
          </w:pPr>
          <w:hyperlink w:anchor="_Toc242709268" w:history="1">
            <w:r w:rsidR="003B03EE" w:rsidRPr="00760888">
              <w:rPr>
                <w:rStyle w:val="Hyperlink"/>
                <w:rFonts w:ascii="Times New Roman" w:hAnsi="Times New Roman"/>
                <w:noProof/>
              </w:rPr>
              <w:t>5.2.2</w:t>
            </w:r>
            <w:r w:rsidR="003B03EE">
              <w:rPr>
                <w:rFonts w:asciiTheme="minorHAnsi" w:eastAsiaTheme="minorEastAsia" w:hAnsiTheme="minorHAnsi" w:cstheme="minorBidi"/>
                <w:iCs w:val="0"/>
                <w:noProof/>
                <w:color w:val="auto"/>
                <w:sz w:val="22"/>
                <w:lang w:val="ru-RU" w:eastAsia="ru-RU"/>
              </w:rPr>
              <w:tab/>
            </w:r>
            <w:r w:rsidR="003B03EE" w:rsidRPr="00760888">
              <w:rPr>
                <w:rStyle w:val="Hyperlink"/>
                <w:rFonts w:ascii="Times New Roman" w:hAnsi="Times New Roman"/>
                <w:noProof/>
              </w:rPr>
              <w:t>Interface description</w:t>
            </w:r>
            <w:r w:rsidR="003B03EE">
              <w:rPr>
                <w:noProof/>
                <w:webHidden/>
              </w:rPr>
              <w:tab/>
            </w:r>
            <w:r w:rsidR="003B03EE">
              <w:rPr>
                <w:noProof/>
                <w:webHidden/>
              </w:rPr>
              <w:fldChar w:fldCharType="begin"/>
            </w:r>
            <w:r w:rsidR="003B03EE">
              <w:rPr>
                <w:noProof/>
                <w:webHidden/>
              </w:rPr>
              <w:instrText xml:space="preserve"> PAGEREF _Toc242709268 \h </w:instrText>
            </w:r>
            <w:r w:rsidR="003B03EE">
              <w:rPr>
                <w:noProof/>
                <w:webHidden/>
              </w:rPr>
            </w:r>
            <w:r w:rsidR="003B03EE">
              <w:rPr>
                <w:noProof/>
                <w:webHidden/>
              </w:rPr>
              <w:fldChar w:fldCharType="separate"/>
            </w:r>
            <w:r w:rsidR="003B03EE">
              <w:rPr>
                <w:noProof/>
                <w:webHidden/>
              </w:rPr>
              <w:t>46</w:t>
            </w:r>
            <w:r w:rsidR="003B03EE">
              <w:rPr>
                <w:noProof/>
                <w:webHidden/>
              </w:rPr>
              <w:fldChar w:fldCharType="end"/>
            </w:r>
          </w:hyperlink>
        </w:p>
        <w:p w14:paraId="13EB7B3D" w14:textId="5EC6D6E1" w:rsidR="003B03EE" w:rsidRDefault="004C2FCF">
          <w:pPr>
            <w:pStyle w:val="TOC3"/>
            <w:tabs>
              <w:tab w:val="left" w:pos="600"/>
              <w:tab w:val="right" w:leader="dot" w:pos="8487"/>
            </w:tabs>
            <w:rPr>
              <w:rFonts w:asciiTheme="minorHAnsi" w:eastAsiaTheme="minorEastAsia" w:hAnsiTheme="minorHAnsi" w:cstheme="minorBidi"/>
              <w:iCs w:val="0"/>
              <w:noProof/>
              <w:color w:val="auto"/>
              <w:sz w:val="22"/>
              <w:lang w:val="ru-RU" w:eastAsia="ru-RU"/>
            </w:rPr>
          </w:pPr>
          <w:hyperlink w:anchor="_Toc242709269" w:history="1">
            <w:r w:rsidR="003B03EE" w:rsidRPr="00760888">
              <w:rPr>
                <w:rStyle w:val="Hyperlink"/>
                <w:rFonts w:ascii="Times New Roman" w:hAnsi="Times New Roman"/>
                <w:noProof/>
              </w:rPr>
              <w:t>5.2.3</w:t>
            </w:r>
            <w:r w:rsidR="003B03EE">
              <w:rPr>
                <w:rFonts w:asciiTheme="minorHAnsi" w:eastAsiaTheme="minorEastAsia" w:hAnsiTheme="minorHAnsi" w:cstheme="minorBidi"/>
                <w:iCs w:val="0"/>
                <w:noProof/>
                <w:color w:val="auto"/>
                <w:sz w:val="22"/>
                <w:lang w:val="ru-RU" w:eastAsia="ru-RU"/>
              </w:rPr>
              <w:tab/>
            </w:r>
            <w:r w:rsidR="003B03EE" w:rsidRPr="00760888">
              <w:rPr>
                <w:rStyle w:val="Hyperlink"/>
                <w:rFonts w:ascii="Times New Roman" w:hAnsi="Times New Roman"/>
                <w:noProof/>
              </w:rPr>
              <w:t>Limitations</w:t>
            </w:r>
            <w:r w:rsidR="003B03EE">
              <w:rPr>
                <w:noProof/>
                <w:webHidden/>
              </w:rPr>
              <w:tab/>
            </w:r>
            <w:r w:rsidR="003B03EE">
              <w:rPr>
                <w:noProof/>
                <w:webHidden/>
              </w:rPr>
              <w:fldChar w:fldCharType="begin"/>
            </w:r>
            <w:r w:rsidR="003B03EE">
              <w:rPr>
                <w:noProof/>
                <w:webHidden/>
              </w:rPr>
              <w:instrText xml:space="preserve"> PAGEREF _Toc242709269 \h </w:instrText>
            </w:r>
            <w:r w:rsidR="003B03EE">
              <w:rPr>
                <w:noProof/>
                <w:webHidden/>
              </w:rPr>
            </w:r>
            <w:r w:rsidR="003B03EE">
              <w:rPr>
                <w:noProof/>
                <w:webHidden/>
              </w:rPr>
              <w:fldChar w:fldCharType="separate"/>
            </w:r>
            <w:r w:rsidR="003B03EE">
              <w:rPr>
                <w:noProof/>
                <w:webHidden/>
              </w:rPr>
              <w:t>47</w:t>
            </w:r>
            <w:r w:rsidR="003B03EE">
              <w:rPr>
                <w:noProof/>
                <w:webHidden/>
              </w:rPr>
              <w:fldChar w:fldCharType="end"/>
            </w:r>
          </w:hyperlink>
        </w:p>
        <w:p w14:paraId="7A612EBF" w14:textId="390CF092" w:rsidR="00F4021C" w:rsidRPr="00BB7604" w:rsidRDefault="00F4021C">
          <w:pPr>
            <w:rPr>
              <w:rFonts w:ascii="Times New Roman" w:hAnsi="Times New Roman"/>
            </w:rPr>
          </w:pPr>
          <w:r w:rsidRPr="00BB7604">
            <w:rPr>
              <w:rFonts w:ascii="Times New Roman" w:hAnsi="Times New Roman"/>
              <w:b/>
              <w:bCs/>
            </w:rPr>
            <w:fldChar w:fldCharType="end"/>
          </w:r>
        </w:p>
      </w:sdtContent>
    </w:sdt>
    <w:p w14:paraId="7D4B5D01" w14:textId="77777777" w:rsidR="000D499C" w:rsidRPr="00BB7604" w:rsidRDefault="000D499C" w:rsidP="00D841F2">
      <w:pPr>
        <w:spacing w:after="0"/>
        <w:rPr>
          <w:rFonts w:ascii="Times New Roman" w:hAnsi="Times New Roman"/>
        </w:rPr>
        <w:sectPr w:rsidR="000D499C" w:rsidRPr="00BB7604" w:rsidSect="00506961">
          <w:headerReference w:type="default" r:id="rId9"/>
          <w:footerReference w:type="even" r:id="rId10"/>
          <w:footerReference w:type="default" r:id="rId11"/>
          <w:pgSz w:w="11899" w:h="16838"/>
          <w:pgMar w:top="1440" w:right="1701" w:bottom="1440" w:left="1701" w:header="709" w:footer="709" w:gutter="0"/>
          <w:cols w:space="708"/>
          <w:titlePg/>
          <w:docGrid w:linePitch="360"/>
        </w:sectPr>
      </w:pPr>
    </w:p>
    <w:p w14:paraId="0E5FA521" w14:textId="77777777" w:rsidR="00740789" w:rsidRPr="00BB7604" w:rsidRDefault="00740789">
      <w:pPr>
        <w:pStyle w:val="Caption"/>
        <w:rPr>
          <w:rFonts w:ascii="Times New Roman" w:hAnsi="Times New Roman"/>
        </w:rPr>
      </w:pPr>
    </w:p>
    <w:tbl>
      <w:tblPr>
        <w:tblStyle w:val="ScrollTableNormal"/>
        <w:tblW w:w="5000" w:type="pct"/>
        <w:tblLook w:val="0000" w:firstRow="0" w:lastRow="0" w:firstColumn="0" w:lastColumn="0" w:noHBand="0" w:noVBand="0"/>
      </w:tblPr>
      <w:tblGrid>
        <w:gridCol w:w="1048"/>
        <w:gridCol w:w="1146"/>
        <w:gridCol w:w="6119"/>
        <w:gridCol w:w="1314"/>
      </w:tblGrid>
      <w:tr w:rsidR="00DA5DAC" w:rsidRPr="00BB7604" w14:paraId="33AD91EF" w14:textId="77777777" w:rsidTr="00566A49">
        <w:tc>
          <w:tcPr>
            <w:tcW w:w="0" w:type="auto"/>
            <w:shd w:val="clear" w:color="auto" w:fill="F2F2F2" w:themeFill="background1" w:themeFillShade="F2"/>
          </w:tcPr>
          <w:p w14:paraId="064EA827" w14:textId="77777777" w:rsidR="007E2201" w:rsidRPr="00BB7604" w:rsidRDefault="00F4021C">
            <w:pPr>
              <w:rPr>
                <w:rFonts w:ascii="Times New Roman" w:hAnsi="Times New Roman"/>
              </w:rPr>
            </w:pPr>
            <w:bookmarkStart w:id="1" w:name="scroll-bookmark-3"/>
            <w:r w:rsidRPr="00BB7604">
              <w:rPr>
                <w:rFonts w:ascii="Times New Roman" w:hAnsi="Times New Roman"/>
                <w:b/>
              </w:rPr>
              <w:t>Date</w:t>
            </w:r>
            <w:bookmarkEnd w:id="1"/>
          </w:p>
        </w:tc>
        <w:tc>
          <w:tcPr>
            <w:tcW w:w="595" w:type="pct"/>
            <w:shd w:val="clear" w:color="auto" w:fill="F2F2F2" w:themeFill="background1" w:themeFillShade="F2"/>
          </w:tcPr>
          <w:p w14:paraId="12958662" w14:textId="77777777" w:rsidR="007E2201" w:rsidRPr="00BB7604" w:rsidRDefault="00F4021C">
            <w:pPr>
              <w:rPr>
                <w:rFonts w:ascii="Times New Roman" w:hAnsi="Times New Roman"/>
              </w:rPr>
            </w:pPr>
            <w:r w:rsidRPr="00BB7604">
              <w:rPr>
                <w:rFonts w:ascii="Times New Roman" w:hAnsi="Times New Roman"/>
                <w:b/>
              </w:rPr>
              <w:t>Version Number</w:t>
            </w:r>
          </w:p>
        </w:tc>
        <w:tc>
          <w:tcPr>
            <w:tcW w:w="3178" w:type="pct"/>
            <w:shd w:val="clear" w:color="auto" w:fill="F2F2F2" w:themeFill="background1" w:themeFillShade="F2"/>
          </w:tcPr>
          <w:p w14:paraId="0D512982" w14:textId="77777777" w:rsidR="007E2201" w:rsidRPr="00BB7604" w:rsidRDefault="00F4021C">
            <w:pPr>
              <w:rPr>
                <w:rFonts w:ascii="Times New Roman" w:hAnsi="Times New Roman"/>
              </w:rPr>
            </w:pPr>
            <w:r w:rsidRPr="00BB7604">
              <w:rPr>
                <w:rFonts w:ascii="Times New Roman" w:hAnsi="Times New Roman"/>
                <w:b/>
              </w:rPr>
              <w:t>Document Changes</w:t>
            </w:r>
          </w:p>
        </w:tc>
        <w:tc>
          <w:tcPr>
            <w:tcW w:w="0" w:type="auto"/>
            <w:shd w:val="clear" w:color="auto" w:fill="F2F2F2" w:themeFill="background1" w:themeFillShade="F2"/>
          </w:tcPr>
          <w:p w14:paraId="7DB213C6" w14:textId="77777777" w:rsidR="007E2201" w:rsidRPr="00BB7604" w:rsidRDefault="00F4021C">
            <w:pPr>
              <w:rPr>
                <w:rFonts w:ascii="Times New Roman" w:hAnsi="Times New Roman"/>
              </w:rPr>
            </w:pPr>
            <w:r w:rsidRPr="00BB7604">
              <w:rPr>
                <w:rFonts w:ascii="Times New Roman" w:hAnsi="Times New Roman"/>
                <w:b/>
              </w:rPr>
              <w:t>Author</w:t>
            </w:r>
          </w:p>
        </w:tc>
      </w:tr>
      <w:tr w:rsidR="00DA5DAC" w:rsidRPr="00BB7604" w14:paraId="5072CC59" w14:textId="77777777" w:rsidTr="00566A49">
        <w:tc>
          <w:tcPr>
            <w:tcW w:w="0" w:type="auto"/>
          </w:tcPr>
          <w:p w14:paraId="24C4532B" w14:textId="33C446B1" w:rsidR="007E2201" w:rsidRPr="00BB7604" w:rsidRDefault="000E7630">
            <w:pPr>
              <w:rPr>
                <w:rFonts w:ascii="Times New Roman" w:hAnsi="Times New Roman"/>
              </w:rPr>
            </w:pPr>
            <w:r>
              <w:rPr>
                <w:rFonts w:ascii="Times New Roman" w:hAnsi="Times New Roman"/>
              </w:rPr>
              <w:t>05.10</w:t>
            </w:r>
            <w:r w:rsidR="00FF6A32" w:rsidRPr="00BB7604">
              <w:rPr>
                <w:rFonts w:ascii="Times New Roman" w:hAnsi="Times New Roman"/>
              </w:rPr>
              <w:t>.2026</w:t>
            </w:r>
            <w:r w:rsidR="00F4021C" w:rsidRPr="00BB7604">
              <w:rPr>
                <w:rFonts w:ascii="Times New Roman" w:hAnsi="Times New Roman"/>
              </w:rPr>
              <w:t> </w:t>
            </w:r>
          </w:p>
        </w:tc>
        <w:tc>
          <w:tcPr>
            <w:tcW w:w="595" w:type="pct"/>
          </w:tcPr>
          <w:p w14:paraId="1AB76E31" w14:textId="77777777" w:rsidR="007E2201" w:rsidRPr="00BB7604" w:rsidRDefault="00F4021C">
            <w:pPr>
              <w:rPr>
                <w:rFonts w:ascii="Times New Roman" w:hAnsi="Times New Roman"/>
              </w:rPr>
            </w:pPr>
            <w:r w:rsidRPr="00BB7604">
              <w:rPr>
                <w:rFonts w:ascii="Times New Roman" w:hAnsi="Times New Roman"/>
              </w:rPr>
              <w:t>1.0</w:t>
            </w:r>
          </w:p>
        </w:tc>
        <w:tc>
          <w:tcPr>
            <w:tcW w:w="3178" w:type="pct"/>
          </w:tcPr>
          <w:p w14:paraId="0A0B11EA" w14:textId="77777777" w:rsidR="007E2201" w:rsidRPr="00BB7604" w:rsidRDefault="00F4021C">
            <w:pPr>
              <w:rPr>
                <w:rFonts w:ascii="Times New Roman" w:hAnsi="Times New Roman"/>
              </w:rPr>
            </w:pPr>
            <w:r w:rsidRPr="00BB7604">
              <w:rPr>
                <w:rFonts w:ascii="Times New Roman" w:hAnsi="Times New Roman"/>
              </w:rPr>
              <w:t>Create document</w:t>
            </w:r>
          </w:p>
        </w:tc>
        <w:tc>
          <w:tcPr>
            <w:tcW w:w="0" w:type="auto"/>
          </w:tcPr>
          <w:p w14:paraId="65BAF5C1" w14:textId="5C975202" w:rsidR="007E2201" w:rsidRPr="00BB7604" w:rsidRDefault="00FF6A32">
            <w:pPr>
              <w:rPr>
                <w:rFonts w:ascii="Times New Roman" w:hAnsi="Times New Roman"/>
              </w:rPr>
            </w:pPr>
            <w:r w:rsidRPr="00BB7604">
              <w:rPr>
                <w:rFonts w:ascii="Times New Roman" w:hAnsi="Times New Roman"/>
              </w:rPr>
              <w:t>Sergey Volkov</w:t>
            </w:r>
          </w:p>
        </w:tc>
      </w:tr>
      <w:tr w:rsidR="006F2DEE" w:rsidRPr="00BB7604" w14:paraId="5E0C69F1" w14:textId="77777777" w:rsidTr="00566A49">
        <w:tc>
          <w:tcPr>
            <w:tcW w:w="0" w:type="auto"/>
          </w:tcPr>
          <w:p w14:paraId="59CF9C24" w14:textId="2849F3A2" w:rsidR="006F2DEE" w:rsidRDefault="006F2DEE" w:rsidP="006F2DEE">
            <w:pPr>
              <w:rPr>
                <w:rFonts w:ascii="Times New Roman" w:hAnsi="Times New Roman"/>
              </w:rPr>
            </w:pPr>
            <w:r>
              <w:rPr>
                <w:rFonts w:ascii="Times New Roman" w:hAnsi="Times New Roman"/>
              </w:rPr>
              <w:t>06.10.2026</w:t>
            </w:r>
          </w:p>
        </w:tc>
        <w:tc>
          <w:tcPr>
            <w:tcW w:w="595" w:type="pct"/>
          </w:tcPr>
          <w:p w14:paraId="0CA603CD" w14:textId="5D119383" w:rsidR="006F2DEE" w:rsidRPr="00BB7604" w:rsidRDefault="006F2DEE" w:rsidP="006F2DEE">
            <w:pPr>
              <w:rPr>
                <w:rFonts w:ascii="Times New Roman" w:hAnsi="Times New Roman"/>
              </w:rPr>
            </w:pPr>
            <w:r>
              <w:rPr>
                <w:rFonts w:ascii="Times New Roman" w:hAnsi="Times New Roman"/>
              </w:rPr>
              <w:t>1.1</w:t>
            </w:r>
          </w:p>
        </w:tc>
        <w:tc>
          <w:tcPr>
            <w:tcW w:w="3178" w:type="pct"/>
          </w:tcPr>
          <w:p w14:paraId="57EC771C" w14:textId="08D2367C" w:rsidR="006F2DEE" w:rsidRPr="00BB7604" w:rsidRDefault="006F2DEE" w:rsidP="006F2DEE">
            <w:pPr>
              <w:rPr>
                <w:rFonts w:ascii="Times New Roman" w:hAnsi="Times New Roman"/>
              </w:rPr>
            </w:pPr>
            <w:r>
              <w:rPr>
                <w:rFonts w:ascii="Times New Roman" w:hAnsi="Times New Roman"/>
              </w:rPr>
              <w:t>Modify</w:t>
            </w:r>
            <w:r w:rsidRPr="00BB7604">
              <w:rPr>
                <w:rFonts w:ascii="Times New Roman" w:hAnsi="Times New Roman"/>
              </w:rPr>
              <w:t xml:space="preserve"> document</w:t>
            </w:r>
            <w:r>
              <w:rPr>
                <w:rFonts w:ascii="Times New Roman" w:hAnsi="Times New Roman"/>
              </w:rPr>
              <w:t xml:space="preserve"> </w:t>
            </w:r>
          </w:p>
        </w:tc>
        <w:tc>
          <w:tcPr>
            <w:tcW w:w="0" w:type="auto"/>
          </w:tcPr>
          <w:p w14:paraId="25A24A62" w14:textId="656566A0" w:rsidR="006F2DEE" w:rsidRPr="00BB7604" w:rsidRDefault="006F2DEE" w:rsidP="006F2DEE">
            <w:pPr>
              <w:rPr>
                <w:rFonts w:ascii="Times New Roman" w:hAnsi="Times New Roman"/>
              </w:rPr>
            </w:pPr>
            <w:r w:rsidRPr="00BB7604">
              <w:rPr>
                <w:rFonts w:ascii="Times New Roman" w:hAnsi="Times New Roman"/>
              </w:rPr>
              <w:t>Sergey Volkov</w:t>
            </w:r>
          </w:p>
        </w:tc>
      </w:tr>
      <w:tr w:rsidR="0091219A" w:rsidRPr="00BB7604" w14:paraId="1EB37D53" w14:textId="77777777" w:rsidTr="00566A49">
        <w:tc>
          <w:tcPr>
            <w:tcW w:w="0" w:type="auto"/>
          </w:tcPr>
          <w:p w14:paraId="1B153009" w14:textId="7668D2F1" w:rsidR="0091219A" w:rsidRDefault="0091219A" w:rsidP="006F2DEE">
            <w:pPr>
              <w:rPr>
                <w:rFonts w:ascii="Times New Roman" w:hAnsi="Times New Roman"/>
              </w:rPr>
            </w:pPr>
            <w:r>
              <w:rPr>
                <w:rFonts w:ascii="Times New Roman" w:hAnsi="Times New Roman"/>
              </w:rPr>
              <w:t>08.10.2026</w:t>
            </w:r>
          </w:p>
        </w:tc>
        <w:tc>
          <w:tcPr>
            <w:tcW w:w="595" w:type="pct"/>
          </w:tcPr>
          <w:p w14:paraId="16E0922D" w14:textId="51DA74A3" w:rsidR="0091219A" w:rsidRDefault="0091219A" w:rsidP="006F2DEE">
            <w:pPr>
              <w:rPr>
                <w:rFonts w:ascii="Times New Roman" w:hAnsi="Times New Roman"/>
              </w:rPr>
            </w:pPr>
            <w:r>
              <w:rPr>
                <w:rFonts w:ascii="Times New Roman" w:hAnsi="Times New Roman"/>
              </w:rPr>
              <w:t>1.2</w:t>
            </w:r>
          </w:p>
        </w:tc>
        <w:tc>
          <w:tcPr>
            <w:tcW w:w="3178" w:type="pct"/>
          </w:tcPr>
          <w:p w14:paraId="40549812" w14:textId="1C6DBEC0" w:rsidR="0091219A" w:rsidRDefault="0091219A" w:rsidP="006F2DEE">
            <w:pPr>
              <w:rPr>
                <w:rFonts w:ascii="Times New Roman" w:hAnsi="Times New Roman"/>
              </w:rPr>
            </w:pPr>
            <w:r>
              <w:rPr>
                <w:rFonts w:ascii="Times New Roman" w:hAnsi="Times New Roman"/>
              </w:rPr>
              <w:t>Modify</w:t>
            </w:r>
            <w:r w:rsidRPr="00BB7604">
              <w:rPr>
                <w:rFonts w:ascii="Times New Roman" w:hAnsi="Times New Roman"/>
              </w:rPr>
              <w:t xml:space="preserve"> document</w:t>
            </w:r>
          </w:p>
        </w:tc>
        <w:tc>
          <w:tcPr>
            <w:tcW w:w="0" w:type="auto"/>
          </w:tcPr>
          <w:p w14:paraId="085ACE92" w14:textId="17C116BF" w:rsidR="0091219A" w:rsidRPr="00BB7604" w:rsidRDefault="0091219A" w:rsidP="006F2DEE">
            <w:pPr>
              <w:rPr>
                <w:rFonts w:ascii="Times New Roman" w:hAnsi="Times New Roman"/>
              </w:rPr>
            </w:pPr>
            <w:r w:rsidRPr="00BB7604">
              <w:rPr>
                <w:rFonts w:ascii="Times New Roman" w:hAnsi="Times New Roman"/>
              </w:rPr>
              <w:t>Sergey Volkov</w:t>
            </w:r>
          </w:p>
        </w:tc>
      </w:tr>
      <w:tr w:rsidR="00D770F2" w:rsidRPr="00BB7604" w14:paraId="0421FD54" w14:textId="77777777" w:rsidTr="00566A49">
        <w:tc>
          <w:tcPr>
            <w:tcW w:w="0" w:type="auto"/>
            <w:vMerge w:val="restart"/>
          </w:tcPr>
          <w:p w14:paraId="71A01128" w14:textId="6749DB01" w:rsidR="00D770F2" w:rsidRDefault="00D770F2" w:rsidP="00CD3ED3">
            <w:pPr>
              <w:rPr>
                <w:rFonts w:ascii="Times New Roman" w:hAnsi="Times New Roman"/>
              </w:rPr>
            </w:pPr>
            <w:r>
              <w:rPr>
                <w:rFonts w:ascii="Times New Roman" w:hAnsi="Times New Roman"/>
              </w:rPr>
              <w:t>12.10.2026</w:t>
            </w:r>
          </w:p>
        </w:tc>
        <w:tc>
          <w:tcPr>
            <w:tcW w:w="595" w:type="pct"/>
            <w:vMerge w:val="restart"/>
          </w:tcPr>
          <w:p w14:paraId="24BF2AB0" w14:textId="09A2434B" w:rsidR="00D770F2" w:rsidRDefault="00D770F2" w:rsidP="00CD3ED3">
            <w:pPr>
              <w:rPr>
                <w:rFonts w:ascii="Times New Roman" w:hAnsi="Times New Roman"/>
              </w:rPr>
            </w:pPr>
            <w:r>
              <w:rPr>
                <w:rFonts w:ascii="Times New Roman" w:hAnsi="Times New Roman"/>
              </w:rPr>
              <w:t>1.3</w:t>
            </w:r>
          </w:p>
        </w:tc>
        <w:tc>
          <w:tcPr>
            <w:tcW w:w="3178" w:type="pct"/>
          </w:tcPr>
          <w:p w14:paraId="54D55EDA" w14:textId="5B0BD63C" w:rsidR="00D770F2" w:rsidRPr="00750E0C" w:rsidRDefault="00D770F2" w:rsidP="00CD3ED3">
            <w:pPr>
              <w:rPr>
                <w:rFonts w:ascii="Times New Roman" w:hAnsi="Times New Roman"/>
              </w:rPr>
            </w:pPr>
            <w:r w:rsidRPr="00750E0C">
              <w:rPr>
                <w:rFonts w:ascii="Times New Roman" w:hAnsi="Times New Roman"/>
              </w:rPr>
              <w:t>Functionality has been added to send an email when the BPM system sends an error message.</w:t>
            </w:r>
          </w:p>
        </w:tc>
        <w:tc>
          <w:tcPr>
            <w:tcW w:w="0" w:type="auto"/>
            <w:vMerge w:val="restart"/>
          </w:tcPr>
          <w:p w14:paraId="18A4C4E3" w14:textId="0FC3F50F" w:rsidR="00D770F2" w:rsidRPr="00BB7604" w:rsidRDefault="00D770F2" w:rsidP="00CD3ED3">
            <w:pPr>
              <w:rPr>
                <w:rFonts w:ascii="Times New Roman" w:hAnsi="Times New Roman"/>
              </w:rPr>
            </w:pPr>
            <w:r w:rsidRPr="00BB7604">
              <w:rPr>
                <w:rFonts w:ascii="Times New Roman" w:hAnsi="Times New Roman"/>
              </w:rPr>
              <w:t>Sergey Volkov</w:t>
            </w:r>
          </w:p>
        </w:tc>
      </w:tr>
      <w:tr w:rsidR="00D770F2" w:rsidRPr="00D770F2" w14:paraId="69DACAFD" w14:textId="77777777" w:rsidTr="00566A49">
        <w:tc>
          <w:tcPr>
            <w:tcW w:w="0" w:type="auto"/>
            <w:vMerge/>
          </w:tcPr>
          <w:p w14:paraId="08C2E974" w14:textId="77777777" w:rsidR="00D770F2" w:rsidRDefault="00D770F2" w:rsidP="00CD3ED3">
            <w:pPr>
              <w:rPr>
                <w:rFonts w:ascii="Times New Roman" w:hAnsi="Times New Roman"/>
              </w:rPr>
            </w:pPr>
          </w:p>
        </w:tc>
        <w:tc>
          <w:tcPr>
            <w:tcW w:w="595" w:type="pct"/>
            <w:vMerge/>
          </w:tcPr>
          <w:p w14:paraId="3882B29A" w14:textId="77777777" w:rsidR="00D770F2" w:rsidRDefault="00D770F2" w:rsidP="00CD3ED3">
            <w:pPr>
              <w:rPr>
                <w:rFonts w:ascii="Times New Roman" w:hAnsi="Times New Roman"/>
              </w:rPr>
            </w:pPr>
          </w:p>
        </w:tc>
        <w:tc>
          <w:tcPr>
            <w:tcW w:w="3178" w:type="pct"/>
          </w:tcPr>
          <w:p w14:paraId="090A7EE9" w14:textId="6AC9B55C" w:rsidR="00D770F2" w:rsidRPr="00D770F2" w:rsidRDefault="00D770F2" w:rsidP="00CD3ED3">
            <w:pPr>
              <w:rPr>
                <w:rFonts w:ascii="Times New Roman" w:hAnsi="Times New Roman"/>
              </w:rPr>
            </w:pPr>
            <w:r w:rsidRPr="00D770F2">
              <w:rPr>
                <w:rFonts w:ascii="Times New Roman" w:hAnsi="Times New Roman"/>
              </w:rPr>
              <w:t>The attribute set of the Participants section</w:t>
            </w:r>
            <w:r>
              <w:rPr>
                <w:rFonts w:ascii="Times New Roman" w:hAnsi="Times New Roman"/>
              </w:rPr>
              <w:t xml:space="preserve"> has been expanded.</w:t>
            </w:r>
          </w:p>
        </w:tc>
        <w:tc>
          <w:tcPr>
            <w:tcW w:w="0" w:type="auto"/>
            <w:vMerge/>
          </w:tcPr>
          <w:p w14:paraId="72B376A0" w14:textId="77777777" w:rsidR="00D770F2" w:rsidRPr="00D770F2" w:rsidRDefault="00D770F2" w:rsidP="00CD3ED3">
            <w:pPr>
              <w:rPr>
                <w:rFonts w:ascii="Times New Roman" w:hAnsi="Times New Roman"/>
              </w:rPr>
            </w:pPr>
          </w:p>
        </w:tc>
      </w:tr>
      <w:tr w:rsidR="004507D4" w:rsidRPr="00D770F2" w14:paraId="31EC11F5" w14:textId="77777777" w:rsidTr="00566A49">
        <w:tc>
          <w:tcPr>
            <w:tcW w:w="0" w:type="auto"/>
          </w:tcPr>
          <w:p w14:paraId="7F43BEBD" w14:textId="44EFD78A" w:rsidR="004507D4" w:rsidRDefault="004507D4" w:rsidP="004507D4">
            <w:pPr>
              <w:rPr>
                <w:rFonts w:ascii="Times New Roman" w:hAnsi="Times New Roman"/>
              </w:rPr>
            </w:pPr>
            <w:r>
              <w:rPr>
                <w:rFonts w:ascii="Times New Roman" w:hAnsi="Times New Roman"/>
              </w:rPr>
              <w:t>13.10.2026</w:t>
            </w:r>
          </w:p>
        </w:tc>
        <w:tc>
          <w:tcPr>
            <w:tcW w:w="595" w:type="pct"/>
          </w:tcPr>
          <w:p w14:paraId="64F967B2" w14:textId="2F029576" w:rsidR="004507D4" w:rsidRDefault="004507D4" w:rsidP="004507D4">
            <w:pPr>
              <w:rPr>
                <w:rFonts w:ascii="Times New Roman" w:hAnsi="Times New Roman"/>
              </w:rPr>
            </w:pPr>
            <w:r>
              <w:rPr>
                <w:rFonts w:ascii="Times New Roman" w:hAnsi="Times New Roman"/>
              </w:rPr>
              <w:t>1.4</w:t>
            </w:r>
          </w:p>
        </w:tc>
        <w:tc>
          <w:tcPr>
            <w:tcW w:w="3178" w:type="pct"/>
          </w:tcPr>
          <w:p w14:paraId="4F0C0E6D" w14:textId="652EEE51" w:rsidR="004507D4" w:rsidRPr="00D770F2" w:rsidRDefault="004507D4" w:rsidP="004507D4">
            <w:pPr>
              <w:rPr>
                <w:rFonts w:ascii="Times New Roman" w:hAnsi="Times New Roman"/>
              </w:rPr>
            </w:pPr>
            <w:r>
              <w:rPr>
                <w:rFonts w:ascii="Times New Roman" w:hAnsi="Times New Roman"/>
              </w:rPr>
              <w:t>Modify</w:t>
            </w:r>
            <w:r w:rsidRPr="00BB7604">
              <w:rPr>
                <w:rFonts w:ascii="Times New Roman" w:hAnsi="Times New Roman"/>
              </w:rPr>
              <w:t xml:space="preserve"> document</w:t>
            </w:r>
          </w:p>
        </w:tc>
        <w:tc>
          <w:tcPr>
            <w:tcW w:w="0" w:type="auto"/>
          </w:tcPr>
          <w:p w14:paraId="1C92419E" w14:textId="40A899DE" w:rsidR="004507D4" w:rsidRPr="00D770F2" w:rsidRDefault="004507D4" w:rsidP="004507D4">
            <w:pPr>
              <w:rPr>
                <w:rFonts w:ascii="Times New Roman" w:hAnsi="Times New Roman"/>
              </w:rPr>
            </w:pPr>
            <w:r w:rsidRPr="00BB7604">
              <w:rPr>
                <w:rFonts w:ascii="Times New Roman" w:hAnsi="Times New Roman"/>
              </w:rPr>
              <w:t>Sergey Volkov</w:t>
            </w:r>
          </w:p>
        </w:tc>
      </w:tr>
    </w:tbl>
    <w:p w14:paraId="334BA111" w14:textId="77777777" w:rsidR="007E2201" w:rsidRPr="00BB7604" w:rsidRDefault="00F4021C">
      <w:pPr>
        <w:pStyle w:val="Heading1"/>
        <w:rPr>
          <w:rFonts w:ascii="Times New Roman" w:hAnsi="Times New Roman" w:cs="Times New Roman"/>
        </w:rPr>
      </w:pPr>
      <w:bookmarkStart w:id="2" w:name="scroll-bookmark-4"/>
      <w:bookmarkStart w:id="3" w:name="_Toc242709256"/>
      <w:r w:rsidRPr="00BB7604">
        <w:rPr>
          <w:rFonts w:ascii="Times New Roman" w:hAnsi="Times New Roman" w:cs="Times New Roman"/>
        </w:rPr>
        <w:lastRenderedPageBreak/>
        <w:t>Terms</w:t>
      </w:r>
      <w:bookmarkEnd w:id="2"/>
      <w:bookmarkEnd w:id="3"/>
    </w:p>
    <w:p w14:paraId="776ED7C6" w14:textId="77777777" w:rsidR="007E2201" w:rsidRPr="00BB7604" w:rsidRDefault="00F4021C" w:rsidP="00706E8D">
      <w:pP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 xml:space="preserve">A description of the terms used is available in the document: </w:t>
      </w:r>
    </w:p>
    <w:bookmarkStart w:id="4" w:name="_MON_1802265802"/>
    <w:bookmarkEnd w:id="4"/>
    <w:p w14:paraId="7258B585" w14:textId="77777777" w:rsidR="001A619D" w:rsidRPr="00BB7604" w:rsidRDefault="001A619D" w:rsidP="008A2DB8">
      <w:pPr>
        <w:jc w:val="center"/>
        <w:rPr>
          <w:rFonts w:ascii="Times New Roman" w:hAnsi="Times New Roman"/>
        </w:rPr>
      </w:pPr>
      <w:r w:rsidRPr="00BB7604">
        <w:rPr>
          <w:rFonts w:ascii="Times New Roman" w:hAnsi="Times New Roman"/>
          <w:color w:val="000000" w:themeColor="text1"/>
        </w:rPr>
        <w:object w:dxaOrig="1500" w:dyaOrig="980" w14:anchorId="263C55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65pt;height:48.2pt" o:ole="">
            <v:imagedata r:id="rId12" o:title=""/>
          </v:shape>
          <o:OLEObject Type="Embed" ProgID="Word.Document.12" ShapeID="_x0000_i1025" DrawAspect="Icon" ObjectID="_1853478422" r:id="rId13">
            <o:FieldCodes>\s</o:FieldCodes>
          </o:OLEObject>
        </w:object>
      </w:r>
    </w:p>
    <w:p w14:paraId="5038B36A" w14:textId="77777777" w:rsidR="007E2201" w:rsidRPr="00BB7604" w:rsidRDefault="00F4021C" w:rsidP="007D39B1">
      <w:pPr>
        <w:pStyle w:val="Heading1"/>
        <w:pageBreakBefore w:val="0"/>
        <w:rPr>
          <w:rFonts w:ascii="Times New Roman" w:hAnsi="Times New Roman" w:cs="Times New Roman"/>
        </w:rPr>
      </w:pPr>
      <w:bookmarkStart w:id="5" w:name="scroll-bookmark-5"/>
      <w:bookmarkStart w:id="6" w:name="_Toc242709257"/>
      <w:r w:rsidRPr="00BB7604">
        <w:rPr>
          <w:rFonts w:ascii="Times New Roman" w:hAnsi="Times New Roman" w:cs="Times New Roman"/>
        </w:rPr>
        <w:t>Goal</w:t>
      </w:r>
      <w:bookmarkEnd w:id="5"/>
      <w:bookmarkEnd w:id="6"/>
    </w:p>
    <w:p w14:paraId="2A47CC57" w14:textId="075B0282" w:rsidR="007E2201" w:rsidRPr="00BB7604" w:rsidRDefault="002A5BFC" w:rsidP="00FF6A32">
      <w:pPr>
        <w:spacing w:after="200" w:line="360" w:lineRule="auto"/>
        <w:jc w:val="both"/>
        <w:rPr>
          <w:rFonts w:ascii="Times New Roman" w:eastAsiaTheme="minorEastAsia" w:hAnsi="Times New Roman"/>
          <w:color w:val="FF0000"/>
          <w:sz w:val="24"/>
        </w:rPr>
      </w:pPr>
      <w:r w:rsidRPr="00BB7604">
        <w:rPr>
          <w:rFonts w:ascii="Times New Roman" w:hAnsi="Times New Roman"/>
          <w:sz w:val="24"/>
        </w:rPr>
        <w:t>Sending a message to the external BPM Disbursement system.</w:t>
      </w:r>
    </w:p>
    <w:p w14:paraId="1F76EF7D" w14:textId="1E709A53" w:rsidR="007E2201" w:rsidRPr="00BB7604" w:rsidRDefault="00F4021C" w:rsidP="00B9579C">
      <w:pPr>
        <w:pStyle w:val="Heading1"/>
        <w:pageBreakBefore w:val="0"/>
        <w:rPr>
          <w:rFonts w:ascii="Times New Roman" w:hAnsi="Times New Roman" w:cs="Times New Roman"/>
        </w:rPr>
      </w:pPr>
      <w:bookmarkStart w:id="7" w:name="scroll-bookmark-6"/>
      <w:bookmarkStart w:id="8" w:name="_Toc242709258"/>
      <w:r w:rsidRPr="00BB7604">
        <w:rPr>
          <w:rFonts w:ascii="Times New Roman" w:hAnsi="Times New Roman" w:cs="Times New Roman"/>
        </w:rPr>
        <w:t>Participants of business process (roles)</w:t>
      </w:r>
      <w:bookmarkEnd w:id="7"/>
      <w:bookmarkEnd w:id="8"/>
    </w:p>
    <w:p w14:paraId="00FE5181" w14:textId="1C2E959C" w:rsidR="0021771C" w:rsidRPr="00BB7604" w:rsidRDefault="003E7390" w:rsidP="0021771C">
      <w:pPr>
        <w:numPr>
          <w:ilvl w:val="0"/>
          <w:numId w:val="4"/>
        </w:numPr>
        <w:spacing w:line="360" w:lineRule="auto"/>
        <w:rPr>
          <w:rFonts w:ascii="Times New Roman" w:hAnsi="Times New Roman"/>
          <w:sz w:val="24"/>
        </w:rPr>
      </w:pPr>
      <w:r w:rsidRPr="00BB7604">
        <w:rPr>
          <w:rFonts w:ascii="Times New Roman" w:hAnsi="Times New Roman"/>
          <w:b/>
          <w:sz w:val="24"/>
        </w:rPr>
        <w:t>BPM Disbursement</w:t>
      </w:r>
      <w:r w:rsidR="002778E0">
        <w:rPr>
          <w:rFonts w:ascii="Times New Roman" w:hAnsi="Times New Roman"/>
          <w:b/>
          <w:sz w:val="24"/>
        </w:rPr>
        <w:t xml:space="preserve"> (</w:t>
      </w:r>
      <w:r w:rsidR="002778E0">
        <w:t>BPM GN KHCN</w:t>
      </w:r>
      <w:r w:rsidR="002778E0">
        <w:rPr>
          <w:rFonts w:ascii="Times New Roman" w:hAnsi="Times New Roman"/>
          <w:b/>
          <w:sz w:val="24"/>
        </w:rPr>
        <w:t>)</w:t>
      </w:r>
      <w:r w:rsidR="0021771C" w:rsidRPr="00BB7604">
        <w:rPr>
          <w:rFonts w:ascii="Times New Roman" w:hAnsi="Times New Roman"/>
          <w:b/>
          <w:sz w:val="24"/>
        </w:rPr>
        <w:t xml:space="preserve"> Integration Adapter</w:t>
      </w:r>
      <w:r w:rsidR="0021771C" w:rsidRPr="00BB7604">
        <w:rPr>
          <w:rFonts w:ascii="Times New Roman" w:hAnsi="Times New Roman"/>
          <w:sz w:val="24"/>
        </w:rPr>
        <w:tab/>
      </w:r>
      <w:r w:rsidR="0021771C" w:rsidRPr="00BB7604">
        <w:rPr>
          <w:rFonts w:ascii="Times New Roman" w:hAnsi="Times New Roman"/>
          <w:sz w:val="24"/>
        </w:rPr>
        <w:tab/>
      </w:r>
      <w:r w:rsidR="0021771C" w:rsidRPr="00BB7604">
        <w:rPr>
          <w:rFonts w:ascii="Times New Roman" w:hAnsi="Times New Roman"/>
          <w:sz w:val="24"/>
        </w:rPr>
        <w:tab/>
      </w:r>
      <w:r w:rsidR="0021771C" w:rsidRPr="00BB7604">
        <w:rPr>
          <w:rFonts w:ascii="Times New Roman" w:hAnsi="Times New Roman"/>
          <w:i/>
          <w:sz w:val="24"/>
        </w:rPr>
        <w:t>External system (out of scope)</w:t>
      </w:r>
      <w:r w:rsidR="0021771C" w:rsidRPr="00BB7604">
        <w:rPr>
          <w:rFonts w:ascii="Times New Roman" w:hAnsi="Times New Roman"/>
          <w:sz w:val="24"/>
        </w:rPr>
        <w:tab/>
      </w:r>
    </w:p>
    <w:p w14:paraId="2E2323C2" w14:textId="5CCEADA3" w:rsidR="0021771C" w:rsidRPr="00BB7604" w:rsidRDefault="0021771C" w:rsidP="0021771C">
      <w:pPr>
        <w:spacing w:line="360" w:lineRule="auto"/>
        <w:ind w:left="720"/>
        <w:rPr>
          <w:rFonts w:ascii="Times New Roman" w:hAnsi="Times New Roman"/>
          <w:sz w:val="24"/>
        </w:rPr>
      </w:pPr>
      <w:r w:rsidRPr="00BB7604">
        <w:rPr>
          <w:rFonts w:ascii="Times New Roman" w:hAnsi="Times New Roman"/>
          <w:sz w:val="24"/>
        </w:rPr>
        <w:t>Reads the command from …-command, publishes the result to …-reply</w:t>
      </w:r>
    </w:p>
    <w:p w14:paraId="25C0FDFC" w14:textId="620DEFDD" w:rsidR="0021771C" w:rsidRPr="00BB7604" w:rsidRDefault="0021771C" w:rsidP="0021771C">
      <w:pPr>
        <w:numPr>
          <w:ilvl w:val="0"/>
          <w:numId w:val="4"/>
        </w:numPr>
        <w:spacing w:line="360" w:lineRule="auto"/>
        <w:rPr>
          <w:rFonts w:ascii="Times New Roman" w:hAnsi="Times New Roman"/>
          <w:sz w:val="24"/>
        </w:rPr>
      </w:pPr>
      <w:r w:rsidRPr="00BB7604">
        <w:rPr>
          <w:rFonts w:ascii="Times New Roman" w:hAnsi="Times New Roman"/>
          <w:b/>
          <w:sz w:val="24"/>
        </w:rPr>
        <w:t>QLOS (qlaintbpm)</w:t>
      </w:r>
      <w:r w:rsidRPr="00BB7604">
        <w:rPr>
          <w:rFonts w:ascii="Times New Roman" w:hAnsi="Times New Roman"/>
          <w:sz w:val="24"/>
        </w:rPr>
        <w:tab/>
      </w:r>
      <w:r w:rsidRPr="00BB7604">
        <w:rPr>
          <w:rFonts w:ascii="Times New Roman" w:hAnsi="Times New Roman"/>
          <w:sz w:val="24"/>
        </w:rPr>
        <w:tab/>
      </w:r>
      <w:r w:rsidRPr="00BB7604">
        <w:rPr>
          <w:rFonts w:ascii="Times New Roman" w:hAnsi="Times New Roman"/>
          <w:sz w:val="24"/>
        </w:rPr>
        <w:tab/>
      </w:r>
      <w:r w:rsidRPr="00BB7604">
        <w:rPr>
          <w:rFonts w:ascii="Times New Roman" w:hAnsi="Times New Roman"/>
          <w:sz w:val="24"/>
        </w:rPr>
        <w:tab/>
      </w:r>
      <w:r w:rsidRPr="00BB7604">
        <w:rPr>
          <w:rFonts w:ascii="Times New Roman" w:hAnsi="Times New Roman"/>
          <w:sz w:val="24"/>
        </w:rPr>
        <w:tab/>
      </w:r>
      <w:r w:rsidRPr="00BB7604">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Pr="00BB7604">
        <w:rPr>
          <w:rFonts w:ascii="Times New Roman" w:hAnsi="Times New Roman"/>
          <w:i/>
          <w:sz w:val="24"/>
        </w:rPr>
        <w:t>Q.BPM process engine</w:t>
      </w:r>
    </w:p>
    <w:p w14:paraId="151FA1D2" w14:textId="2FE1F7C3" w:rsidR="0021771C" w:rsidRPr="00BB7604" w:rsidRDefault="0021771C" w:rsidP="0021771C">
      <w:pPr>
        <w:spacing w:line="360" w:lineRule="auto"/>
        <w:ind w:left="720"/>
        <w:rPr>
          <w:rFonts w:ascii="Times New Roman" w:hAnsi="Times New Roman"/>
          <w:sz w:val="24"/>
        </w:rPr>
      </w:pPr>
      <w:r w:rsidRPr="00BB7604">
        <w:rPr>
          <w:rFonts w:ascii="Times New Roman" w:hAnsi="Times New Roman"/>
          <w:sz w:val="24"/>
        </w:rPr>
        <w:t>Forms / sends the command, creates the processing stages, handles the reply asynchronously</w:t>
      </w:r>
    </w:p>
    <w:p w14:paraId="631D26F5" w14:textId="50709CE6" w:rsidR="0021771C" w:rsidRPr="00BB7604" w:rsidRDefault="0021771C" w:rsidP="0021771C">
      <w:pPr>
        <w:numPr>
          <w:ilvl w:val="0"/>
          <w:numId w:val="4"/>
        </w:numPr>
        <w:spacing w:line="360" w:lineRule="auto"/>
        <w:rPr>
          <w:rFonts w:ascii="Times New Roman" w:hAnsi="Times New Roman"/>
          <w:sz w:val="24"/>
        </w:rPr>
      </w:pPr>
      <w:r w:rsidRPr="00BB7604">
        <w:rPr>
          <w:rFonts w:ascii="Times New Roman" w:hAnsi="Times New Roman"/>
          <w:b/>
          <w:sz w:val="24"/>
        </w:rPr>
        <w:t>QLOS (qlaintui)</w:t>
      </w:r>
      <w:r w:rsidRPr="00BB7604">
        <w:rPr>
          <w:rFonts w:ascii="Times New Roman" w:hAnsi="Times New Roman"/>
          <w:sz w:val="24"/>
        </w:rPr>
        <w:tab/>
      </w:r>
      <w:r w:rsidRPr="00BB7604">
        <w:rPr>
          <w:rFonts w:ascii="Times New Roman" w:hAnsi="Times New Roman"/>
          <w:sz w:val="24"/>
        </w:rPr>
        <w:tab/>
      </w:r>
      <w:r w:rsidRPr="00BB7604">
        <w:rPr>
          <w:rFonts w:ascii="Times New Roman" w:hAnsi="Times New Roman"/>
          <w:sz w:val="24"/>
        </w:rPr>
        <w:tab/>
      </w:r>
      <w:r w:rsidRPr="00BB7604">
        <w:rPr>
          <w:rFonts w:ascii="Times New Roman" w:hAnsi="Times New Roman"/>
          <w:sz w:val="24"/>
        </w:rPr>
        <w:tab/>
      </w:r>
      <w:r w:rsidRPr="00BB7604">
        <w:rPr>
          <w:rFonts w:ascii="Times New Roman" w:hAnsi="Times New Roman"/>
          <w:sz w:val="24"/>
        </w:rPr>
        <w:tab/>
      </w:r>
      <w:r w:rsidRPr="00BB7604">
        <w:rPr>
          <w:rFonts w:ascii="Times New Roman" w:hAnsi="Times New Roman"/>
          <w:sz w:val="24"/>
        </w:rPr>
        <w:tab/>
      </w:r>
      <w:r w:rsidRPr="00BB7604">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Pr="00BB7604">
        <w:rPr>
          <w:rFonts w:ascii="Times New Roman" w:hAnsi="Times New Roman"/>
          <w:i/>
          <w:sz w:val="24"/>
        </w:rPr>
        <w:t>Business UI</w:t>
      </w:r>
      <w:r w:rsidRPr="00BB7604">
        <w:rPr>
          <w:rFonts w:ascii="Times New Roman" w:hAnsi="Times New Roman"/>
          <w:i/>
          <w:sz w:val="24"/>
        </w:rPr>
        <w:tab/>
      </w:r>
    </w:p>
    <w:p w14:paraId="798FAEAE" w14:textId="6679A0DD" w:rsidR="0021771C" w:rsidRPr="00BB7604" w:rsidRDefault="0021771C" w:rsidP="0021771C">
      <w:pPr>
        <w:spacing w:line="360" w:lineRule="auto"/>
        <w:ind w:left="720"/>
        <w:rPr>
          <w:rFonts w:ascii="Times New Roman" w:hAnsi="Times New Roman"/>
          <w:sz w:val="24"/>
        </w:rPr>
      </w:pPr>
      <w:r w:rsidRPr="00BB7604">
        <w:rPr>
          <w:rFonts w:ascii="Times New Roman" w:hAnsi="Times New Roman"/>
          <w:sz w:val="24"/>
        </w:rPr>
        <w:t>Displays the forms that trigger sending; shows the resulting stages in the application card (Stages tab)</w:t>
      </w:r>
    </w:p>
    <w:p w14:paraId="374F1A0D" w14:textId="0707C5C5" w:rsidR="0021771C" w:rsidRPr="00BB7604" w:rsidRDefault="0021771C" w:rsidP="0021771C">
      <w:pPr>
        <w:numPr>
          <w:ilvl w:val="0"/>
          <w:numId w:val="4"/>
        </w:numPr>
        <w:spacing w:line="360" w:lineRule="auto"/>
        <w:rPr>
          <w:rFonts w:ascii="Times New Roman" w:hAnsi="Times New Roman"/>
          <w:sz w:val="24"/>
        </w:rPr>
      </w:pPr>
      <w:r w:rsidRPr="00BB7604">
        <w:rPr>
          <w:rFonts w:ascii="Times New Roman" w:hAnsi="Times New Roman"/>
          <w:b/>
          <w:sz w:val="24"/>
        </w:rPr>
        <w:t>Business user</w:t>
      </w:r>
      <w:r w:rsidRPr="00BB7604">
        <w:rPr>
          <w:rFonts w:ascii="Times New Roman" w:hAnsi="Times New Roman"/>
          <w:sz w:val="24"/>
        </w:rPr>
        <w:tab/>
      </w:r>
      <w:r w:rsidRPr="00BB7604">
        <w:rPr>
          <w:rFonts w:ascii="Times New Roman" w:hAnsi="Times New Roman"/>
          <w:sz w:val="24"/>
        </w:rPr>
        <w:tab/>
      </w:r>
      <w:r w:rsidRPr="00BB7604">
        <w:rPr>
          <w:rFonts w:ascii="Times New Roman" w:hAnsi="Times New Roman"/>
          <w:sz w:val="24"/>
        </w:rPr>
        <w:tab/>
      </w:r>
      <w:r w:rsidRPr="00BB7604">
        <w:rPr>
          <w:rFonts w:ascii="Times New Roman" w:hAnsi="Times New Roman"/>
          <w:sz w:val="24"/>
        </w:rPr>
        <w:tab/>
      </w:r>
      <w:r w:rsidRPr="00BB7604">
        <w:rPr>
          <w:rFonts w:ascii="Times New Roman" w:hAnsi="Times New Roman"/>
          <w:sz w:val="24"/>
        </w:rPr>
        <w:tab/>
      </w:r>
      <w:r w:rsidRPr="00BB7604">
        <w:rPr>
          <w:rFonts w:ascii="Times New Roman" w:hAnsi="Times New Roman"/>
          <w:sz w:val="24"/>
        </w:rPr>
        <w:tab/>
      </w:r>
      <w:r w:rsidRPr="00BB7604">
        <w:rPr>
          <w:rFonts w:ascii="Times New Roman" w:hAnsi="Times New Roman"/>
          <w:sz w:val="24"/>
        </w:rPr>
        <w:tab/>
      </w:r>
      <w:r w:rsidRPr="00BB7604">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002778E0">
        <w:rPr>
          <w:rFonts w:ascii="Times New Roman" w:hAnsi="Times New Roman"/>
          <w:sz w:val="24"/>
        </w:rPr>
        <w:tab/>
      </w:r>
      <w:r w:rsidRPr="00BB7604">
        <w:rPr>
          <w:rFonts w:ascii="Times New Roman" w:hAnsi="Times New Roman"/>
          <w:i/>
          <w:sz w:val="24"/>
        </w:rPr>
        <w:t>Role (bank employee)</w:t>
      </w:r>
      <w:r w:rsidRPr="00BB7604">
        <w:rPr>
          <w:rFonts w:ascii="Times New Roman" w:hAnsi="Times New Roman"/>
          <w:sz w:val="24"/>
        </w:rPr>
        <w:tab/>
      </w:r>
    </w:p>
    <w:p w14:paraId="182D4EA9" w14:textId="7A31B0EF" w:rsidR="0021771C" w:rsidRPr="00BB7604" w:rsidRDefault="0021771C" w:rsidP="0021771C">
      <w:pPr>
        <w:spacing w:line="360" w:lineRule="auto"/>
        <w:ind w:left="720"/>
        <w:rPr>
          <w:rFonts w:ascii="Times New Roman" w:hAnsi="Times New Roman"/>
          <w:sz w:val="24"/>
        </w:rPr>
      </w:pPr>
      <w:r w:rsidRPr="00BB7604">
        <w:rPr>
          <w:rFonts w:ascii="Times New Roman" w:hAnsi="Times New Roman"/>
          <w:sz w:val="24"/>
        </w:rPr>
        <w:t>Initiates the transfer via UI buttons (Confirmation); does not wait for the result</w:t>
      </w:r>
    </w:p>
    <w:p w14:paraId="31C8BF57" w14:textId="77777777" w:rsidR="007E2201" w:rsidRPr="00BB7604" w:rsidRDefault="00F4021C" w:rsidP="00B9579C">
      <w:pPr>
        <w:pStyle w:val="Heading1"/>
        <w:pageBreakBefore w:val="0"/>
        <w:rPr>
          <w:rFonts w:ascii="Times New Roman" w:hAnsi="Times New Roman" w:cs="Times New Roman"/>
        </w:rPr>
      </w:pPr>
      <w:bookmarkStart w:id="9" w:name="scroll-bookmark-7"/>
      <w:bookmarkStart w:id="10" w:name="_Toc242709259"/>
      <w:r w:rsidRPr="00BB7604">
        <w:rPr>
          <w:rFonts w:ascii="Times New Roman" w:hAnsi="Times New Roman" w:cs="Times New Roman"/>
        </w:rPr>
        <w:t>Preconditions and settings</w:t>
      </w:r>
      <w:bookmarkEnd w:id="9"/>
      <w:bookmarkEnd w:id="10"/>
    </w:p>
    <w:p w14:paraId="6400CF81" w14:textId="72283BEF" w:rsidR="0024027E" w:rsidRPr="00BB7604" w:rsidRDefault="0024027E" w:rsidP="0024027E">
      <w:pPr>
        <w:numPr>
          <w:ilvl w:val="0"/>
          <w:numId w:val="11"/>
        </w:numPr>
        <w:spacing w:line="360" w:lineRule="auto"/>
        <w:rPr>
          <w:rFonts w:ascii="Times New Roman" w:hAnsi="Times New Roman"/>
          <w:sz w:val="24"/>
        </w:rPr>
      </w:pPr>
      <w:r w:rsidRPr="00BB7604">
        <w:rPr>
          <w:rFonts w:ascii="Times New Roman" w:hAnsi="Times New Roman"/>
          <w:sz w:val="24"/>
        </w:rPr>
        <w:t>Asynchronous message transfer is configured through the command channel and the reply channel.</w:t>
      </w:r>
    </w:p>
    <w:p w14:paraId="0E257749" w14:textId="36796A78" w:rsidR="0024027E" w:rsidRPr="00BB7604" w:rsidRDefault="00DF4976" w:rsidP="0024027E">
      <w:pPr>
        <w:numPr>
          <w:ilvl w:val="0"/>
          <w:numId w:val="11"/>
        </w:numPr>
        <w:spacing w:line="360" w:lineRule="auto"/>
        <w:rPr>
          <w:rFonts w:ascii="Times New Roman" w:hAnsi="Times New Roman"/>
          <w:sz w:val="24"/>
        </w:rPr>
      </w:pPr>
      <w:r w:rsidRPr="00DF4976">
        <w:rPr>
          <w:rFonts w:ascii="Times New Roman" w:hAnsi="Times New Roman"/>
          <w:sz w:val="24"/>
        </w:rPr>
        <w:t>The information provided to BPM Disbursement includes borrower/customer information, application information, approval information, collateral information, income information, and disbursement request information required to process the disbursement request.</w:t>
      </w:r>
      <w:r w:rsidR="0024027E" w:rsidRPr="00BB7604">
        <w:rPr>
          <w:rFonts w:ascii="Times New Roman" w:hAnsi="Times New Roman"/>
          <w:sz w:val="24"/>
        </w:rPr>
        <w:t>.</w:t>
      </w:r>
      <w:r w:rsidRPr="00DF4976">
        <w:rPr>
          <w:rFonts w:ascii="Times New Roman" w:hAnsi="Times New Roman"/>
          <w:sz w:val="24"/>
        </w:rPr>
        <w:t xml:space="preserve"> </w:t>
      </w:r>
    </w:p>
    <w:p w14:paraId="436970D0" w14:textId="77A45EEA" w:rsidR="007E2201" w:rsidRPr="00BB7604" w:rsidRDefault="00F4021C">
      <w:pPr>
        <w:pStyle w:val="Heading1"/>
        <w:rPr>
          <w:rFonts w:ascii="Times New Roman" w:hAnsi="Times New Roman" w:cs="Times New Roman"/>
        </w:rPr>
      </w:pPr>
      <w:bookmarkStart w:id="11" w:name="scroll-bookmark-8"/>
      <w:bookmarkStart w:id="12" w:name="_Toc242709260"/>
      <w:r w:rsidRPr="00BB7604">
        <w:rPr>
          <w:rFonts w:ascii="Times New Roman" w:hAnsi="Times New Roman" w:cs="Times New Roman"/>
        </w:rPr>
        <w:lastRenderedPageBreak/>
        <w:t>Description of process</w:t>
      </w:r>
      <w:bookmarkEnd w:id="11"/>
      <w:bookmarkEnd w:id="12"/>
    </w:p>
    <w:tbl>
      <w:tblPr>
        <w:tblStyle w:val="ScrollTableNormal"/>
        <w:tblW w:w="5000" w:type="pct"/>
        <w:tblLook w:val="0020" w:firstRow="1" w:lastRow="0" w:firstColumn="0" w:lastColumn="0" w:noHBand="0" w:noVBand="0"/>
      </w:tblPr>
      <w:tblGrid>
        <w:gridCol w:w="66"/>
        <w:gridCol w:w="1260"/>
        <w:gridCol w:w="8301"/>
      </w:tblGrid>
      <w:tr w:rsidR="007E2201" w:rsidRPr="00BB7604" w14:paraId="02978ED2" w14:textId="77777777" w:rsidTr="007E2201">
        <w:trPr>
          <w:cnfStyle w:val="100000000000" w:firstRow="1" w:lastRow="0" w:firstColumn="0" w:lastColumn="0" w:oddVBand="0" w:evenVBand="0" w:oddHBand="0" w:evenHBand="0" w:firstRowFirstColumn="0" w:firstRowLastColumn="0" w:lastRowFirstColumn="0" w:lastRowLastColumn="0"/>
        </w:trPr>
        <w:tc>
          <w:tcPr>
            <w:tcW w:w="0" w:type="auto"/>
          </w:tcPr>
          <w:p w14:paraId="3F19B57A" w14:textId="77777777" w:rsidR="007E2201" w:rsidRPr="00BB7604" w:rsidRDefault="007E2201">
            <w:pPr>
              <w:rPr>
                <w:rFonts w:ascii="Times New Roman" w:hAnsi="Times New Roman"/>
                <w:lang w:val="ru-RU"/>
              </w:rPr>
            </w:pPr>
          </w:p>
        </w:tc>
        <w:tc>
          <w:tcPr>
            <w:tcW w:w="0" w:type="auto"/>
          </w:tcPr>
          <w:p w14:paraId="5853E1F6" w14:textId="77777777" w:rsidR="007E2201" w:rsidRPr="00BB7604" w:rsidRDefault="00F4021C">
            <w:pPr>
              <w:rPr>
                <w:rFonts w:ascii="Times New Roman" w:hAnsi="Times New Roman"/>
              </w:rPr>
            </w:pPr>
            <w:r w:rsidRPr="00BB7604">
              <w:rPr>
                <w:rFonts w:ascii="Times New Roman" w:hAnsi="Times New Roman"/>
              </w:rPr>
              <w:t>Symbol</w:t>
            </w:r>
          </w:p>
        </w:tc>
        <w:tc>
          <w:tcPr>
            <w:tcW w:w="0" w:type="auto"/>
          </w:tcPr>
          <w:p w14:paraId="25106FA3" w14:textId="77777777" w:rsidR="007E2201" w:rsidRPr="00BB7604" w:rsidRDefault="00F4021C">
            <w:pPr>
              <w:rPr>
                <w:rFonts w:ascii="Times New Roman" w:hAnsi="Times New Roman"/>
              </w:rPr>
            </w:pPr>
            <w:r w:rsidRPr="00BB7604">
              <w:rPr>
                <w:rFonts w:ascii="Times New Roman" w:hAnsi="Times New Roman"/>
              </w:rPr>
              <w:t>Description</w:t>
            </w:r>
          </w:p>
        </w:tc>
      </w:tr>
      <w:tr w:rsidR="007E2201" w:rsidRPr="00BB7604" w14:paraId="7708A10F" w14:textId="77777777" w:rsidTr="007E2201">
        <w:tc>
          <w:tcPr>
            <w:tcW w:w="0" w:type="auto"/>
          </w:tcPr>
          <w:p w14:paraId="0B4EB029" w14:textId="77777777" w:rsidR="007E2201" w:rsidRPr="00BB7604" w:rsidRDefault="007E2201">
            <w:pPr>
              <w:rPr>
                <w:rFonts w:ascii="Times New Roman" w:hAnsi="Times New Roman"/>
              </w:rPr>
            </w:pPr>
          </w:p>
        </w:tc>
        <w:tc>
          <w:tcPr>
            <w:tcW w:w="0" w:type="auto"/>
          </w:tcPr>
          <w:p w14:paraId="64C8CC44" w14:textId="77777777" w:rsidR="007E2201" w:rsidRPr="00BB7604" w:rsidRDefault="00F4021C">
            <w:pPr>
              <w:rPr>
                <w:rFonts w:ascii="Times New Roman" w:hAnsi="Times New Roman"/>
              </w:rPr>
            </w:pPr>
            <w:r w:rsidRPr="00BB7604">
              <w:rPr>
                <w:rFonts w:ascii="Times New Roman" w:hAnsi="Times New Roman"/>
                <w:noProof/>
                <w:lang w:val="ru-RU" w:eastAsia="ru-RU"/>
              </w:rPr>
              <w:drawing>
                <wp:inline distT="0" distB="0" distL="0" distR="0" wp14:anchorId="73AD3030" wp14:editId="561E9E91">
                  <wp:extent cx="476250" cy="461818"/>
                  <wp:effectExtent l="0" t="0" r="0" b="0"/>
                  <wp:docPr id="100001" name="Рисунок 100001" descr="_scroll_external/attachments/image2025-1-20_13-17-22-0628b826bd24a51e2cf8217594bec03dc3e23b1edcbd5b99fda98a9d6a384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4"/>
                          <a:stretch>
                            <a:fillRect/>
                          </a:stretch>
                        </pic:blipFill>
                        <pic:spPr>
                          <a:xfrm>
                            <a:off x="0" y="0"/>
                            <a:ext cx="476250" cy="461818"/>
                          </a:xfrm>
                          <a:prstGeom prst="rect">
                            <a:avLst/>
                          </a:prstGeom>
                        </pic:spPr>
                      </pic:pic>
                    </a:graphicData>
                  </a:graphic>
                </wp:inline>
              </w:drawing>
            </w:r>
          </w:p>
        </w:tc>
        <w:tc>
          <w:tcPr>
            <w:tcW w:w="0" w:type="auto"/>
          </w:tcPr>
          <w:p w14:paraId="06514675" w14:textId="77777777" w:rsidR="007E2201" w:rsidRPr="00BB7604" w:rsidRDefault="00F4021C">
            <w:pPr>
              <w:rPr>
                <w:rFonts w:ascii="Times New Roman" w:hAnsi="Times New Roman"/>
              </w:rPr>
            </w:pPr>
            <w:r w:rsidRPr="00BB7604">
              <w:rPr>
                <w:rFonts w:ascii="Times New Roman" w:hAnsi="Times New Roman"/>
              </w:rPr>
              <w:t>Process beginning</w:t>
            </w:r>
          </w:p>
        </w:tc>
      </w:tr>
      <w:tr w:rsidR="007E2201" w:rsidRPr="00BB7604" w14:paraId="692D5E98" w14:textId="77777777" w:rsidTr="007E2201">
        <w:tc>
          <w:tcPr>
            <w:tcW w:w="0" w:type="auto"/>
          </w:tcPr>
          <w:p w14:paraId="2117C33F" w14:textId="77777777" w:rsidR="007E2201" w:rsidRPr="00BB7604" w:rsidRDefault="007E2201">
            <w:pPr>
              <w:rPr>
                <w:rFonts w:ascii="Times New Roman" w:hAnsi="Times New Roman"/>
              </w:rPr>
            </w:pPr>
          </w:p>
        </w:tc>
        <w:tc>
          <w:tcPr>
            <w:tcW w:w="0" w:type="auto"/>
          </w:tcPr>
          <w:p w14:paraId="27AA1909" w14:textId="77777777" w:rsidR="007E2201" w:rsidRPr="00BB7604" w:rsidRDefault="00F4021C">
            <w:pPr>
              <w:rPr>
                <w:rFonts w:ascii="Times New Roman" w:hAnsi="Times New Roman"/>
              </w:rPr>
            </w:pPr>
            <w:r w:rsidRPr="00BB7604">
              <w:rPr>
                <w:rFonts w:ascii="Times New Roman" w:hAnsi="Times New Roman"/>
                <w:noProof/>
                <w:lang w:val="ru-RU" w:eastAsia="ru-RU"/>
              </w:rPr>
              <w:drawing>
                <wp:inline distT="0" distB="0" distL="0" distR="0" wp14:anchorId="6FB607B3" wp14:editId="355254DD">
                  <wp:extent cx="571500" cy="446049"/>
                  <wp:effectExtent l="0" t="0" r="0" b="0"/>
                  <wp:docPr id="100003" name="Рисунок 100003" descr="_scroll_external/attachments/image2025-1-20_13-18-0-2a6ef8e46cead88865b86e4e6cf4093b35029fe8ed4b7b4b88be2badc649d3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5"/>
                          <a:stretch>
                            <a:fillRect/>
                          </a:stretch>
                        </pic:blipFill>
                        <pic:spPr>
                          <a:xfrm>
                            <a:off x="0" y="0"/>
                            <a:ext cx="571500" cy="446049"/>
                          </a:xfrm>
                          <a:prstGeom prst="rect">
                            <a:avLst/>
                          </a:prstGeom>
                        </pic:spPr>
                      </pic:pic>
                    </a:graphicData>
                  </a:graphic>
                </wp:inline>
              </w:drawing>
            </w:r>
          </w:p>
        </w:tc>
        <w:tc>
          <w:tcPr>
            <w:tcW w:w="0" w:type="auto"/>
          </w:tcPr>
          <w:p w14:paraId="438F3D3E" w14:textId="77777777" w:rsidR="007E2201" w:rsidRPr="00BB7604" w:rsidRDefault="00F4021C">
            <w:pPr>
              <w:rPr>
                <w:rFonts w:ascii="Times New Roman" w:hAnsi="Times New Roman"/>
              </w:rPr>
            </w:pPr>
            <w:r w:rsidRPr="00BB7604">
              <w:rPr>
                <w:rFonts w:ascii="Times New Roman" w:hAnsi="Times New Roman"/>
              </w:rPr>
              <w:t>Completion of the process</w:t>
            </w:r>
          </w:p>
        </w:tc>
      </w:tr>
      <w:tr w:rsidR="007E2201" w:rsidRPr="00BB7604" w14:paraId="3F1261A5" w14:textId="77777777" w:rsidTr="007E2201">
        <w:tc>
          <w:tcPr>
            <w:tcW w:w="0" w:type="auto"/>
          </w:tcPr>
          <w:p w14:paraId="0C92DCB7" w14:textId="77777777" w:rsidR="007E2201" w:rsidRPr="00BB7604" w:rsidRDefault="007E2201">
            <w:pPr>
              <w:rPr>
                <w:rFonts w:ascii="Times New Roman" w:hAnsi="Times New Roman"/>
              </w:rPr>
            </w:pPr>
          </w:p>
        </w:tc>
        <w:tc>
          <w:tcPr>
            <w:tcW w:w="0" w:type="auto"/>
          </w:tcPr>
          <w:p w14:paraId="792A16BE" w14:textId="77777777" w:rsidR="007E2201" w:rsidRPr="00BB7604" w:rsidRDefault="00F4021C">
            <w:pPr>
              <w:rPr>
                <w:rFonts w:ascii="Times New Roman" w:hAnsi="Times New Roman"/>
              </w:rPr>
            </w:pPr>
            <w:r w:rsidRPr="00BB7604">
              <w:rPr>
                <w:rFonts w:ascii="Times New Roman" w:hAnsi="Times New Roman"/>
                <w:noProof/>
                <w:lang w:val="ru-RU" w:eastAsia="ru-RU"/>
              </w:rPr>
              <w:drawing>
                <wp:inline distT="0" distB="0" distL="0" distR="0" wp14:anchorId="328E7F6C" wp14:editId="1FBB239C">
                  <wp:extent cx="762000" cy="593313"/>
                  <wp:effectExtent l="0" t="0" r="0" b="0"/>
                  <wp:docPr id="100005" name="Рисунок 100005" descr="_scroll_external/attachments/image2025-1-20_13-16-52-ec0d1e5ae7f4e39d695a06d171a0e2905f6b93ce875bd7ecb5ea9825efed73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
                          <a:stretch>
                            <a:fillRect/>
                          </a:stretch>
                        </pic:blipFill>
                        <pic:spPr>
                          <a:xfrm>
                            <a:off x="0" y="0"/>
                            <a:ext cx="762000" cy="593313"/>
                          </a:xfrm>
                          <a:prstGeom prst="rect">
                            <a:avLst/>
                          </a:prstGeom>
                        </pic:spPr>
                      </pic:pic>
                    </a:graphicData>
                  </a:graphic>
                </wp:inline>
              </w:drawing>
            </w:r>
          </w:p>
        </w:tc>
        <w:tc>
          <w:tcPr>
            <w:tcW w:w="0" w:type="auto"/>
          </w:tcPr>
          <w:p w14:paraId="5EB7750D" w14:textId="77777777" w:rsidR="007E2201" w:rsidRPr="00BB7604" w:rsidRDefault="00F4021C">
            <w:pPr>
              <w:rPr>
                <w:rFonts w:ascii="Times New Roman" w:hAnsi="Times New Roman"/>
              </w:rPr>
            </w:pPr>
            <w:r w:rsidRPr="00BB7604">
              <w:rPr>
                <w:rFonts w:ascii="Times New Roman" w:hAnsi="Times New Roman"/>
              </w:rPr>
              <w:t>Action performed by user manually via system interfaces. This can be creation of business objects or managing of automatic processes.</w:t>
            </w:r>
          </w:p>
        </w:tc>
      </w:tr>
      <w:tr w:rsidR="007E2201" w:rsidRPr="00BB7604" w14:paraId="65DC0826" w14:textId="77777777" w:rsidTr="007E2201">
        <w:tc>
          <w:tcPr>
            <w:tcW w:w="0" w:type="auto"/>
          </w:tcPr>
          <w:p w14:paraId="3F38BC53" w14:textId="77777777" w:rsidR="007E2201" w:rsidRPr="00BB7604" w:rsidRDefault="007E2201">
            <w:pPr>
              <w:rPr>
                <w:rFonts w:ascii="Times New Roman" w:hAnsi="Times New Roman"/>
              </w:rPr>
            </w:pPr>
          </w:p>
        </w:tc>
        <w:tc>
          <w:tcPr>
            <w:tcW w:w="0" w:type="auto"/>
          </w:tcPr>
          <w:p w14:paraId="7E9D9DA1" w14:textId="77777777" w:rsidR="007E2201" w:rsidRPr="00BB7604" w:rsidRDefault="00F4021C">
            <w:pPr>
              <w:rPr>
                <w:rFonts w:ascii="Times New Roman" w:hAnsi="Times New Roman"/>
              </w:rPr>
            </w:pPr>
            <w:r w:rsidRPr="00BB7604">
              <w:rPr>
                <w:rFonts w:ascii="Times New Roman" w:hAnsi="Times New Roman"/>
                <w:noProof/>
                <w:lang w:val="ru-RU" w:eastAsia="ru-RU"/>
              </w:rPr>
              <w:drawing>
                <wp:inline distT="0" distB="0" distL="0" distR="0" wp14:anchorId="6951D530" wp14:editId="036C7127">
                  <wp:extent cx="762000" cy="568739"/>
                  <wp:effectExtent l="0" t="0" r="0" b="0"/>
                  <wp:docPr id="100007" name="Рисунок 100007" descr="_scroll_external/attachments/image2025-1-20_13-18-35-57586f40fdc0a66f7d79eba42d621664a60be704692d031b5406a083abc491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
                          <a:stretch>
                            <a:fillRect/>
                          </a:stretch>
                        </pic:blipFill>
                        <pic:spPr>
                          <a:xfrm>
                            <a:off x="0" y="0"/>
                            <a:ext cx="762000" cy="568739"/>
                          </a:xfrm>
                          <a:prstGeom prst="rect">
                            <a:avLst/>
                          </a:prstGeom>
                        </pic:spPr>
                      </pic:pic>
                    </a:graphicData>
                  </a:graphic>
                </wp:inline>
              </w:drawing>
            </w:r>
          </w:p>
        </w:tc>
        <w:tc>
          <w:tcPr>
            <w:tcW w:w="0" w:type="auto"/>
          </w:tcPr>
          <w:p w14:paraId="7FB535C0" w14:textId="77777777" w:rsidR="007E2201" w:rsidRPr="00BB7604" w:rsidRDefault="00F4021C">
            <w:pPr>
              <w:rPr>
                <w:rFonts w:ascii="Times New Roman" w:hAnsi="Times New Roman"/>
              </w:rPr>
            </w:pPr>
            <w:r w:rsidRPr="00BB7604">
              <w:rPr>
                <w:rFonts w:ascii="Times New Roman" w:hAnsi="Times New Roman"/>
              </w:rPr>
              <w:t>Action performed by the system automatically (without user involvement)</w:t>
            </w:r>
          </w:p>
        </w:tc>
      </w:tr>
      <w:tr w:rsidR="007E2201" w:rsidRPr="00BB7604" w14:paraId="759BEE01" w14:textId="77777777" w:rsidTr="007E2201">
        <w:tc>
          <w:tcPr>
            <w:tcW w:w="0" w:type="auto"/>
          </w:tcPr>
          <w:p w14:paraId="45318E51" w14:textId="77777777" w:rsidR="007E2201" w:rsidRPr="00BB7604" w:rsidRDefault="007E2201">
            <w:pPr>
              <w:rPr>
                <w:rFonts w:ascii="Times New Roman" w:hAnsi="Times New Roman"/>
              </w:rPr>
            </w:pPr>
          </w:p>
        </w:tc>
        <w:tc>
          <w:tcPr>
            <w:tcW w:w="0" w:type="auto"/>
          </w:tcPr>
          <w:p w14:paraId="192DA493" w14:textId="77777777" w:rsidR="007E2201" w:rsidRPr="00BB7604" w:rsidRDefault="00F4021C">
            <w:pPr>
              <w:rPr>
                <w:rFonts w:ascii="Times New Roman" w:hAnsi="Times New Roman"/>
              </w:rPr>
            </w:pPr>
            <w:r w:rsidRPr="00BB7604">
              <w:rPr>
                <w:rFonts w:ascii="Times New Roman" w:hAnsi="Times New Roman"/>
                <w:noProof/>
                <w:lang w:val="ru-RU" w:eastAsia="ru-RU"/>
              </w:rPr>
              <w:drawing>
                <wp:inline distT="0" distB="0" distL="0" distR="0" wp14:anchorId="723D890E" wp14:editId="3DBFDE83">
                  <wp:extent cx="762000" cy="580030"/>
                  <wp:effectExtent l="0" t="0" r="0" b="0"/>
                  <wp:docPr id="100009" name="Рисунок 100009" descr="_scroll_external/attachments/image2025-1-20_13-19-7-0092b8b9415e2e4b4ca1a17a62b487279c78fef28b49bf37f31a44def99b7b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
                          <a:stretch>
                            <a:fillRect/>
                          </a:stretch>
                        </pic:blipFill>
                        <pic:spPr>
                          <a:xfrm>
                            <a:off x="0" y="0"/>
                            <a:ext cx="762000" cy="580030"/>
                          </a:xfrm>
                          <a:prstGeom prst="rect">
                            <a:avLst/>
                          </a:prstGeom>
                        </pic:spPr>
                      </pic:pic>
                    </a:graphicData>
                  </a:graphic>
                </wp:inline>
              </w:drawing>
            </w:r>
          </w:p>
        </w:tc>
        <w:tc>
          <w:tcPr>
            <w:tcW w:w="0" w:type="auto"/>
          </w:tcPr>
          <w:p w14:paraId="070F6B81" w14:textId="77777777" w:rsidR="007E2201" w:rsidRPr="00BB7604" w:rsidRDefault="00F4021C">
            <w:pPr>
              <w:rPr>
                <w:rFonts w:ascii="Times New Roman" w:hAnsi="Times New Roman"/>
              </w:rPr>
            </w:pPr>
            <w:r w:rsidRPr="00BB7604">
              <w:rPr>
                <w:rFonts w:ascii="Times New Roman" w:hAnsi="Times New Roman"/>
              </w:rPr>
              <w:t>Subprocess</w:t>
            </w:r>
          </w:p>
        </w:tc>
      </w:tr>
      <w:tr w:rsidR="007E2201" w:rsidRPr="00BB7604" w14:paraId="59445753" w14:textId="77777777" w:rsidTr="007E2201">
        <w:tc>
          <w:tcPr>
            <w:tcW w:w="0" w:type="auto"/>
          </w:tcPr>
          <w:p w14:paraId="7A069AC4" w14:textId="77777777" w:rsidR="007E2201" w:rsidRPr="00BB7604" w:rsidRDefault="007E2201">
            <w:pPr>
              <w:rPr>
                <w:rFonts w:ascii="Times New Roman" w:hAnsi="Times New Roman"/>
              </w:rPr>
            </w:pPr>
          </w:p>
        </w:tc>
        <w:tc>
          <w:tcPr>
            <w:tcW w:w="0" w:type="auto"/>
          </w:tcPr>
          <w:p w14:paraId="6A6C3B86" w14:textId="77777777" w:rsidR="007E2201" w:rsidRPr="00BB7604" w:rsidRDefault="00F4021C">
            <w:pPr>
              <w:rPr>
                <w:rFonts w:ascii="Times New Roman" w:hAnsi="Times New Roman"/>
              </w:rPr>
            </w:pPr>
            <w:r w:rsidRPr="00BB7604">
              <w:rPr>
                <w:rFonts w:ascii="Times New Roman" w:hAnsi="Times New Roman"/>
                <w:noProof/>
                <w:lang w:val="ru-RU" w:eastAsia="ru-RU"/>
              </w:rPr>
              <w:drawing>
                <wp:inline distT="0" distB="0" distL="0" distR="0" wp14:anchorId="04C82E52" wp14:editId="0EA5B464">
                  <wp:extent cx="762000" cy="563217"/>
                  <wp:effectExtent l="0" t="0" r="0" b="0"/>
                  <wp:docPr id="100011" name="Рисунок 100011" descr="_scroll_external/attachments/image2025-1-20_13-24-36-c4d0fa9a1e45927fff385bcd21ace65167bb900e214a1653626aaba40e96fa7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9"/>
                          <a:stretch>
                            <a:fillRect/>
                          </a:stretch>
                        </pic:blipFill>
                        <pic:spPr>
                          <a:xfrm>
                            <a:off x="0" y="0"/>
                            <a:ext cx="762000" cy="563217"/>
                          </a:xfrm>
                          <a:prstGeom prst="rect">
                            <a:avLst/>
                          </a:prstGeom>
                        </pic:spPr>
                      </pic:pic>
                    </a:graphicData>
                  </a:graphic>
                </wp:inline>
              </w:drawing>
            </w:r>
          </w:p>
        </w:tc>
        <w:tc>
          <w:tcPr>
            <w:tcW w:w="0" w:type="auto"/>
          </w:tcPr>
          <w:p w14:paraId="55347A4A" w14:textId="77777777" w:rsidR="007E2201" w:rsidRPr="00BB7604" w:rsidRDefault="00F4021C">
            <w:pPr>
              <w:rPr>
                <w:rFonts w:ascii="Times New Roman" w:hAnsi="Times New Roman"/>
              </w:rPr>
            </w:pPr>
            <w:r w:rsidRPr="00BB7604">
              <w:rPr>
                <w:rFonts w:ascii="Times New Roman" w:hAnsi="Times New Roman"/>
              </w:rPr>
              <w:t>Send system task in topic Kafka</w:t>
            </w:r>
          </w:p>
        </w:tc>
      </w:tr>
      <w:tr w:rsidR="007E2201" w:rsidRPr="00BB7604" w14:paraId="224E9135" w14:textId="77777777" w:rsidTr="007E2201">
        <w:tc>
          <w:tcPr>
            <w:tcW w:w="0" w:type="auto"/>
          </w:tcPr>
          <w:p w14:paraId="2DD70151" w14:textId="77777777" w:rsidR="007E2201" w:rsidRPr="00BB7604" w:rsidRDefault="007E2201">
            <w:pPr>
              <w:rPr>
                <w:rFonts w:ascii="Times New Roman" w:hAnsi="Times New Roman"/>
              </w:rPr>
            </w:pPr>
          </w:p>
        </w:tc>
        <w:tc>
          <w:tcPr>
            <w:tcW w:w="0" w:type="auto"/>
          </w:tcPr>
          <w:p w14:paraId="2C5A4510" w14:textId="77777777" w:rsidR="007E2201" w:rsidRPr="00BB7604" w:rsidRDefault="00F4021C">
            <w:pPr>
              <w:rPr>
                <w:rFonts w:ascii="Times New Roman" w:hAnsi="Times New Roman"/>
              </w:rPr>
            </w:pPr>
            <w:r w:rsidRPr="00BB7604">
              <w:rPr>
                <w:rFonts w:ascii="Times New Roman" w:hAnsi="Times New Roman"/>
                <w:noProof/>
                <w:lang w:val="ru-RU" w:eastAsia="ru-RU"/>
              </w:rPr>
              <w:drawing>
                <wp:inline distT="0" distB="0" distL="0" distR="0" wp14:anchorId="06062770" wp14:editId="3523B5A0">
                  <wp:extent cx="762000" cy="632047"/>
                  <wp:effectExtent l="0" t="0" r="0" b="0"/>
                  <wp:docPr id="100013" name="Рисунок 100013" descr="_scroll_external/attachments/image2025-1-20_13-25-10-303dc804f8ccd902273917a1e2830cc3748356290c263684863c02fd94b77a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0"/>
                          <a:stretch>
                            <a:fillRect/>
                          </a:stretch>
                        </pic:blipFill>
                        <pic:spPr>
                          <a:xfrm>
                            <a:off x="0" y="0"/>
                            <a:ext cx="762000" cy="632047"/>
                          </a:xfrm>
                          <a:prstGeom prst="rect">
                            <a:avLst/>
                          </a:prstGeom>
                        </pic:spPr>
                      </pic:pic>
                    </a:graphicData>
                  </a:graphic>
                </wp:inline>
              </w:drawing>
            </w:r>
          </w:p>
        </w:tc>
        <w:tc>
          <w:tcPr>
            <w:tcW w:w="0" w:type="auto"/>
          </w:tcPr>
          <w:p w14:paraId="1E1838FA" w14:textId="4DECFE8E" w:rsidR="007E2201" w:rsidRPr="00BB7604" w:rsidRDefault="00742571">
            <w:pPr>
              <w:rPr>
                <w:rFonts w:ascii="Times New Roman" w:hAnsi="Times New Roman"/>
              </w:rPr>
            </w:pPr>
            <w:r w:rsidRPr="00BB7604">
              <w:rPr>
                <w:rFonts w:ascii="Times New Roman" w:hAnsi="Times New Roman"/>
              </w:rPr>
              <w:t>Receive</w:t>
            </w:r>
            <w:r w:rsidR="00F4021C" w:rsidRPr="00BB7604">
              <w:rPr>
                <w:rFonts w:ascii="Times New Roman" w:hAnsi="Times New Roman"/>
              </w:rPr>
              <w:t xml:space="preserve"> system task in topic Kafka</w:t>
            </w:r>
          </w:p>
        </w:tc>
      </w:tr>
      <w:tr w:rsidR="007E2201" w:rsidRPr="00BB7604" w14:paraId="6F60AD2C" w14:textId="77777777" w:rsidTr="007E2201">
        <w:tc>
          <w:tcPr>
            <w:tcW w:w="0" w:type="auto"/>
          </w:tcPr>
          <w:p w14:paraId="3B25758C" w14:textId="77777777" w:rsidR="007E2201" w:rsidRPr="00BB7604" w:rsidRDefault="007E2201">
            <w:pPr>
              <w:rPr>
                <w:rFonts w:ascii="Times New Roman" w:hAnsi="Times New Roman"/>
              </w:rPr>
            </w:pPr>
          </w:p>
        </w:tc>
        <w:tc>
          <w:tcPr>
            <w:tcW w:w="0" w:type="auto"/>
          </w:tcPr>
          <w:p w14:paraId="271B46CA" w14:textId="77777777" w:rsidR="007E2201" w:rsidRPr="00BB7604" w:rsidRDefault="00F4021C">
            <w:pPr>
              <w:rPr>
                <w:rFonts w:ascii="Times New Roman" w:hAnsi="Times New Roman"/>
              </w:rPr>
            </w:pPr>
            <w:r w:rsidRPr="00BB7604">
              <w:rPr>
                <w:rFonts w:ascii="Times New Roman" w:hAnsi="Times New Roman"/>
                <w:noProof/>
                <w:lang w:val="ru-RU" w:eastAsia="ru-RU"/>
              </w:rPr>
              <w:drawing>
                <wp:inline distT="0" distB="0" distL="0" distR="0" wp14:anchorId="35FB8EF8" wp14:editId="0EA8A3C0">
                  <wp:extent cx="762000" cy="560717"/>
                  <wp:effectExtent l="0" t="0" r="0" b="0"/>
                  <wp:docPr id="100015" name="Рисунок 100015" descr="_scroll_external/attachments/image2025-3-6_11-7-11-e308bb90ec25dbe98750bfb2bf491043f167a5bc6f194e4b4ca4280303e3b1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
                          <a:stretch>
                            <a:fillRect/>
                          </a:stretch>
                        </pic:blipFill>
                        <pic:spPr>
                          <a:xfrm>
                            <a:off x="0" y="0"/>
                            <a:ext cx="762000" cy="560717"/>
                          </a:xfrm>
                          <a:prstGeom prst="rect">
                            <a:avLst/>
                          </a:prstGeom>
                        </pic:spPr>
                      </pic:pic>
                    </a:graphicData>
                  </a:graphic>
                </wp:inline>
              </w:drawing>
            </w:r>
          </w:p>
        </w:tc>
        <w:tc>
          <w:tcPr>
            <w:tcW w:w="0" w:type="auto"/>
          </w:tcPr>
          <w:p w14:paraId="5C777F6F" w14:textId="77777777" w:rsidR="007E2201" w:rsidRPr="00BB7604" w:rsidRDefault="00F4021C">
            <w:pPr>
              <w:rPr>
                <w:rFonts w:ascii="Times New Roman" w:hAnsi="Times New Roman"/>
              </w:rPr>
            </w:pPr>
            <w:r w:rsidRPr="00BB7604">
              <w:rPr>
                <w:rFonts w:ascii="Times New Roman" w:hAnsi="Times New Roman"/>
              </w:rPr>
              <w:t>Script</w:t>
            </w:r>
          </w:p>
        </w:tc>
      </w:tr>
      <w:tr w:rsidR="007E2201" w:rsidRPr="00BB7604" w14:paraId="1E46C1C1" w14:textId="77777777" w:rsidTr="007E2201">
        <w:tc>
          <w:tcPr>
            <w:tcW w:w="0" w:type="auto"/>
          </w:tcPr>
          <w:p w14:paraId="6AE067BE" w14:textId="77777777" w:rsidR="007E2201" w:rsidRPr="00BB7604" w:rsidRDefault="007E2201">
            <w:pPr>
              <w:rPr>
                <w:rFonts w:ascii="Times New Roman" w:hAnsi="Times New Roman"/>
              </w:rPr>
            </w:pPr>
          </w:p>
        </w:tc>
        <w:tc>
          <w:tcPr>
            <w:tcW w:w="0" w:type="auto"/>
          </w:tcPr>
          <w:p w14:paraId="3DF8E07B" w14:textId="77777777" w:rsidR="007E2201" w:rsidRPr="00BB7604" w:rsidRDefault="00F4021C">
            <w:pPr>
              <w:rPr>
                <w:rFonts w:ascii="Times New Roman" w:hAnsi="Times New Roman"/>
              </w:rPr>
            </w:pPr>
            <w:r w:rsidRPr="00BB7604">
              <w:rPr>
                <w:rFonts w:ascii="Times New Roman" w:hAnsi="Times New Roman"/>
                <w:noProof/>
                <w:lang w:val="ru-RU" w:eastAsia="ru-RU"/>
              </w:rPr>
              <w:drawing>
                <wp:inline distT="0" distB="0" distL="0" distR="0" wp14:anchorId="769EC68D" wp14:editId="44340C34">
                  <wp:extent cx="476250" cy="488783"/>
                  <wp:effectExtent l="0" t="0" r="0" b="0"/>
                  <wp:docPr id="100017" name="Рисунок 100017" descr="_scroll_external/attachments/image2025-1-20_13-21-40-cc70c7f6a47047a2a95fde2144e5248941fac22d89c7274c3f1daf2d738377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2"/>
                          <a:stretch>
                            <a:fillRect/>
                          </a:stretch>
                        </pic:blipFill>
                        <pic:spPr>
                          <a:xfrm>
                            <a:off x="0" y="0"/>
                            <a:ext cx="476250" cy="488783"/>
                          </a:xfrm>
                          <a:prstGeom prst="rect">
                            <a:avLst/>
                          </a:prstGeom>
                        </pic:spPr>
                      </pic:pic>
                    </a:graphicData>
                  </a:graphic>
                </wp:inline>
              </w:drawing>
            </w:r>
          </w:p>
        </w:tc>
        <w:tc>
          <w:tcPr>
            <w:tcW w:w="0" w:type="auto"/>
          </w:tcPr>
          <w:p w14:paraId="0FC89D49" w14:textId="77777777" w:rsidR="007E2201" w:rsidRPr="00BB7604" w:rsidRDefault="00F4021C">
            <w:pPr>
              <w:rPr>
                <w:rFonts w:ascii="Times New Roman" w:hAnsi="Times New Roman"/>
              </w:rPr>
            </w:pPr>
            <w:r w:rsidRPr="00BB7604">
              <w:rPr>
                <w:rFonts w:ascii="Times New Roman" w:hAnsi="Times New Roman"/>
              </w:rPr>
              <w:t>Gateway</w:t>
            </w:r>
          </w:p>
        </w:tc>
      </w:tr>
    </w:tbl>
    <w:p w14:paraId="1B83C07D" w14:textId="77777777" w:rsidR="007E2201" w:rsidRPr="00BB7604" w:rsidRDefault="00F4021C">
      <w:pPr>
        <w:rPr>
          <w:rFonts w:ascii="Times New Roman" w:hAnsi="Times New Roman"/>
        </w:rPr>
      </w:pPr>
      <w:r w:rsidRPr="00BB7604">
        <w:rPr>
          <w:rFonts w:ascii="Times New Roman" w:hAnsi="Times New Roman"/>
          <w:b/>
        </w:rPr>
        <w:t>Tab.1 Legend keys</w:t>
      </w:r>
    </w:p>
    <w:p w14:paraId="287C37CE" w14:textId="3B9FD1E4" w:rsidR="007E2201" w:rsidRPr="00BB7604" w:rsidRDefault="000E3A47" w:rsidP="000E3A47">
      <w:pPr>
        <w:pStyle w:val="Heading2"/>
        <w:rPr>
          <w:rFonts w:ascii="Times New Roman" w:hAnsi="Times New Roman" w:cs="Times New Roman"/>
          <w:color w:val="auto"/>
        </w:rPr>
      </w:pPr>
      <w:bookmarkStart w:id="13" w:name="_Toc242709261"/>
      <w:r w:rsidRPr="00BB7604">
        <w:rPr>
          <w:rFonts w:ascii="Times New Roman" w:hAnsi="Times New Roman" w:cs="Times New Roman"/>
          <w:color w:val="auto"/>
        </w:rPr>
        <w:t>Integration Flow: Sending Commands and Receiving Responses</w:t>
      </w:r>
      <w:bookmarkEnd w:id="13"/>
    </w:p>
    <w:p w14:paraId="7E0F1731" w14:textId="4E84BCB5" w:rsidR="00461DEA" w:rsidRPr="00BB7604" w:rsidRDefault="0024027E" w:rsidP="00461DEA">
      <w:pP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This section describes the organization of message exchange at the channel (topic) level: the purpose of each topic, the data transmitted, and the exchange rules.</w:t>
      </w:r>
    </w:p>
    <w:p w14:paraId="40759CBF" w14:textId="1A18B4F5" w:rsidR="007E2201" w:rsidRPr="00BB7604" w:rsidRDefault="002B4482" w:rsidP="002B4482">
      <w:pPr>
        <w:pStyle w:val="Heading3"/>
        <w:rPr>
          <w:rFonts w:ascii="Times New Roman" w:hAnsi="Times New Roman" w:cs="Times New Roman"/>
          <w:color w:val="auto"/>
          <w:sz w:val="24"/>
          <w:szCs w:val="24"/>
        </w:rPr>
      </w:pPr>
      <w:bookmarkStart w:id="14" w:name="_Toc242709262"/>
      <w:r w:rsidRPr="00BB7604">
        <w:rPr>
          <w:rFonts w:ascii="Times New Roman" w:hAnsi="Times New Roman" w:cs="Times New Roman"/>
          <w:color w:val="auto"/>
          <w:sz w:val="24"/>
          <w:szCs w:val="24"/>
        </w:rPr>
        <w:t>Command topic</w:t>
      </w:r>
      <w:bookmarkEnd w:id="14"/>
    </w:p>
    <w:p w14:paraId="0A7B9AE8" w14:textId="634AFAFF" w:rsidR="00011435" w:rsidRPr="00BB7604" w:rsidRDefault="00011435" w:rsidP="00011435">
      <w:pP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Command message structure ( </w:t>
      </w:r>
      <w:r w:rsidRPr="00BB7604">
        <w:rPr>
          <w:rFonts w:ascii="Times New Roman" w:eastAsiaTheme="minorEastAsia" w:hAnsi="Times New Roman"/>
          <w:b/>
          <w:sz w:val="24"/>
        </w:rPr>
        <w:t>qlapin-</w:t>
      </w:r>
      <w:r w:rsidR="00C82825" w:rsidRPr="00BB7604">
        <w:rPr>
          <w:rFonts w:ascii="Times New Roman" w:eastAsiaTheme="minorEastAsia" w:hAnsi="Times New Roman"/>
          <w:b/>
          <w:sz w:val="24"/>
        </w:rPr>
        <w:t>bpm</w:t>
      </w:r>
      <w:r w:rsidRPr="00BB7604">
        <w:rPr>
          <w:rFonts w:ascii="Times New Roman" w:eastAsiaTheme="minorEastAsia" w:hAnsi="Times New Roman"/>
          <w:b/>
          <w:sz w:val="24"/>
        </w:rPr>
        <w:t>-</w:t>
      </w:r>
      <w:r w:rsidR="00C82825" w:rsidRPr="00BB7604">
        <w:rPr>
          <w:rFonts w:ascii="Times New Roman" w:eastAsiaTheme="minorEastAsia" w:hAnsi="Times New Roman"/>
          <w:b/>
          <w:sz w:val="24"/>
        </w:rPr>
        <w:t>disbursement</w:t>
      </w:r>
      <w:r w:rsidRPr="00BB7604">
        <w:rPr>
          <w:rFonts w:ascii="Times New Roman" w:eastAsiaTheme="minorEastAsia" w:hAnsi="Times New Roman"/>
          <w:b/>
          <w:sz w:val="24"/>
        </w:rPr>
        <w:t>-command</w:t>
      </w:r>
      <w:r w:rsidRPr="00BB7604">
        <w:rPr>
          <w:rFonts w:ascii="Times New Roman" w:eastAsiaTheme="minorEastAsia" w:hAnsi="Times New Roman"/>
          <w:sz w:val="24"/>
        </w:rPr>
        <w:t> ).</w:t>
      </w:r>
    </w:p>
    <w:p w14:paraId="417C0167" w14:textId="26C178D2" w:rsidR="006A53C5" w:rsidRPr="00BB7604" w:rsidRDefault="006A53C5" w:rsidP="00011435">
      <w:pPr>
        <w:spacing w:after="200" w:line="360" w:lineRule="auto"/>
        <w:jc w:val="both"/>
        <w:rPr>
          <w:rFonts w:ascii="Times New Roman" w:eastAsiaTheme="minorEastAsia" w:hAnsi="Times New Roman"/>
          <w:sz w:val="24"/>
          <w:u w:val="single"/>
        </w:rPr>
      </w:pPr>
      <w:r w:rsidRPr="00BB7604">
        <w:rPr>
          <w:rFonts w:ascii="Times New Roman" w:eastAsiaTheme="minorEastAsia" w:hAnsi="Times New Roman"/>
          <w:sz w:val="24"/>
          <w:u w:val="single"/>
        </w:rPr>
        <w:t>HEADERS</w:t>
      </w:r>
    </w:p>
    <w:tbl>
      <w:tblPr>
        <w:tblW w:w="5000" w:type="pct"/>
        <w:tblInd w:w="-108"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2650"/>
        <w:gridCol w:w="1559"/>
        <w:gridCol w:w="5408"/>
      </w:tblGrid>
      <w:tr w:rsidR="006A53C5" w:rsidRPr="00BB7604" w14:paraId="2D039BB3" w14:textId="77777777" w:rsidTr="00264C3C">
        <w:tc>
          <w:tcPr>
            <w:tcW w:w="2650" w:type="dxa"/>
            <w:shd w:val="clear" w:color="auto" w:fill="F2F2F2" w:themeFill="background1" w:themeFillShade="F2"/>
            <w:tcMar>
              <w:top w:w="320" w:type="nil"/>
              <w:left w:w="120" w:type="nil"/>
              <w:bottom w:w="120" w:type="nil"/>
              <w:right w:w="160" w:type="nil"/>
            </w:tcMar>
            <w:vAlign w:val="center"/>
          </w:tcPr>
          <w:p w14:paraId="743D4F15" w14:textId="77777777" w:rsidR="006A53C5" w:rsidRPr="00BB7604" w:rsidRDefault="006A53C5" w:rsidP="00264C3C">
            <w:pPr>
              <w:autoSpaceDE w:val="0"/>
              <w:autoSpaceDN w:val="0"/>
              <w:adjustRightInd w:val="0"/>
              <w:spacing w:after="0" w:line="360" w:lineRule="auto"/>
              <w:rPr>
                <w:rFonts w:ascii="Times New Roman" w:hAnsi="Times New Roman"/>
                <w:color w:val="000000"/>
                <w:sz w:val="28"/>
                <w:szCs w:val="28"/>
                <w:lang w:val="ru-RU"/>
              </w:rPr>
            </w:pPr>
            <w:r w:rsidRPr="00BB7604">
              <w:rPr>
                <w:rFonts w:ascii="Times New Roman" w:hAnsi="Times New Roman"/>
                <w:b/>
                <w:color w:val="000000"/>
                <w:sz w:val="22"/>
                <w:szCs w:val="22"/>
              </w:rPr>
              <w:lastRenderedPageBreak/>
              <w:t>Field</w:t>
            </w:r>
          </w:p>
        </w:tc>
        <w:tc>
          <w:tcPr>
            <w:tcW w:w="1559" w:type="dxa"/>
            <w:shd w:val="clear" w:color="auto" w:fill="F2F2F2" w:themeFill="background1" w:themeFillShade="F2"/>
            <w:tcMar>
              <w:top w:w="160" w:type="nil"/>
              <w:left w:w="120" w:type="nil"/>
              <w:bottom w:w="120" w:type="nil"/>
              <w:right w:w="160" w:type="nil"/>
            </w:tcMar>
            <w:vAlign w:val="center"/>
          </w:tcPr>
          <w:p w14:paraId="6F0FBB9B" w14:textId="77777777" w:rsidR="006A53C5" w:rsidRPr="00BB7604" w:rsidRDefault="006A53C5" w:rsidP="00264C3C">
            <w:pPr>
              <w:autoSpaceDE w:val="0"/>
              <w:autoSpaceDN w:val="0"/>
              <w:adjustRightInd w:val="0"/>
              <w:spacing w:after="0" w:line="360" w:lineRule="auto"/>
              <w:rPr>
                <w:rFonts w:ascii="Times New Roman" w:hAnsi="Times New Roman"/>
                <w:color w:val="000000"/>
                <w:sz w:val="28"/>
                <w:szCs w:val="28"/>
                <w:lang w:val="ru-RU"/>
              </w:rPr>
            </w:pPr>
            <w:r w:rsidRPr="00BB7604">
              <w:rPr>
                <w:rFonts w:ascii="Times New Roman" w:hAnsi="Times New Roman"/>
                <w:b/>
                <w:color w:val="000000"/>
                <w:sz w:val="22"/>
                <w:szCs w:val="22"/>
              </w:rPr>
              <w:t>Type / Required</w:t>
            </w:r>
          </w:p>
        </w:tc>
        <w:tc>
          <w:tcPr>
            <w:tcW w:w="5408" w:type="dxa"/>
            <w:shd w:val="clear" w:color="auto" w:fill="F2F2F2" w:themeFill="background1" w:themeFillShade="F2"/>
            <w:tcMar>
              <w:top w:w="160" w:type="nil"/>
              <w:left w:w="120" w:type="nil"/>
              <w:bottom w:w="120" w:type="nil"/>
              <w:right w:w="160" w:type="nil"/>
            </w:tcMar>
            <w:vAlign w:val="center"/>
          </w:tcPr>
          <w:p w14:paraId="499D2790" w14:textId="77777777" w:rsidR="006A53C5" w:rsidRPr="00BB7604" w:rsidRDefault="006A53C5" w:rsidP="00264C3C">
            <w:pPr>
              <w:autoSpaceDE w:val="0"/>
              <w:autoSpaceDN w:val="0"/>
              <w:adjustRightInd w:val="0"/>
              <w:spacing w:after="0" w:line="360" w:lineRule="auto"/>
              <w:rPr>
                <w:rFonts w:ascii="Times New Roman" w:hAnsi="Times New Roman"/>
                <w:color w:val="000000"/>
                <w:sz w:val="28"/>
                <w:szCs w:val="28"/>
              </w:rPr>
            </w:pPr>
            <w:r w:rsidRPr="00BB7604">
              <w:rPr>
                <w:rFonts w:ascii="Times New Roman" w:hAnsi="Times New Roman"/>
                <w:b/>
                <w:bCs/>
                <w:color w:val="000000"/>
                <w:sz w:val="22"/>
                <w:szCs w:val="22"/>
              </w:rPr>
              <w:t>Description / Example</w:t>
            </w:r>
          </w:p>
        </w:tc>
      </w:tr>
      <w:tr w:rsidR="006A53C5" w:rsidRPr="00BB7604" w14:paraId="3986C5D0" w14:textId="77777777" w:rsidTr="00264C3C">
        <w:tc>
          <w:tcPr>
            <w:tcW w:w="2650" w:type="dxa"/>
            <w:vMerge w:val="restart"/>
            <w:tcMar>
              <w:top w:w="320" w:type="nil"/>
              <w:left w:w="120" w:type="nil"/>
              <w:bottom w:w="120" w:type="nil"/>
              <w:right w:w="160" w:type="nil"/>
            </w:tcMar>
            <w:vAlign w:val="center"/>
          </w:tcPr>
          <w:p w14:paraId="7E78FA70" w14:textId="77777777" w:rsidR="006A53C5" w:rsidRPr="00BB7604" w:rsidRDefault="006A53C5" w:rsidP="00264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lang w:val="ru-RU"/>
              </w:rPr>
              <w:t>dqMessageGuid</w:t>
            </w:r>
          </w:p>
        </w:tc>
        <w:tc>
          <w:tcPr>
            <w:tcW w:w="1559" w:type="dxa"/>
            <w:vMerge w:val="restart"/>
            <w:tcMar>
              <w:top w:w="160" w:type="nil"/>
              <w:left w:w="120" w:type="nil"/>
              <w:bottom w:w="120" w:type="nil"/>
              <w:right w:w="160" w:type="nil"/>
            </w:tcMar>
            <w:vAlign w:val="center"/>
          </w:tcPr>
          <w:p w14:paraId="022CA7C8" w14:textId="2EC71763" w:rsidR="006A53C5" w:rsidRPr="00BB7604" w:rsidRDefault="006A53C5" w:rsidP="00264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r w:rsidRPr="00BB7604">
              <w:rPr>
                <w:rFonts w:ascii="Times New Roman" w:hAnsi="Times New Roman"/>
                <w:color w:val="000000"/>
                <w:sz w:val="22"/>
                <w:szCs w:val="22"/>
              </w:rPr>
              <w:t>S</w:t>
            </w:r>
            <w:r w:rsidR="006F25F0" w:rsidRPr="00BB7604">
              <w:rPr>
                <w:rFonts w:ascii="Times New Roman" w:hAnsi="Times New Roman"/>
                <w:color w:val="000000"/>
                <w:sz w:val="22"/>
                <w:szCs w:val="22"/>
              </w:rPr>
              <w:t>tring</w:t>
            </w:r>
          </w:p>
          <w:p w14:paraId="062D5856" w14:textId="77777777" w:rsidR="006A53C5" w:rsidRPr="00BB7604" w:rsidRDefault="006A53C5" w:rsidP="00264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Required: Yes</w:t>
            </w:r>
          </w:p>
        </w:tc>
        <w:tc>
          <w:tcPr>
            <w:tcW w:w="5408" w:type="dxa"/>
            <w:tcMar>
              <w:top w:w="160" w:type="nil"/>
              <w:left w:w="120" w:type="nil"/>
              <w:bottom w:w="120" w:type="nil"/>
              <w:right w:w="160" w:type="nil"/>
            </w:tcMar>
          </w:tcPr>
          <w:p w14:paraId="14A282F6" w14:textId="77777777" w:rsidR="006A53C5" w:rsidRPr="00BB7604" w:rsidRDefault="006A53C5" w:rsidP="00264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hAnsi="Times New Roman"/>
                <w:color w:val="000000"/>
                <w:sz w:val="22"/>
                <w:szCs w:val="22"/>
              </w:rPr>
              <w:t>Command–response correlation identifier. It matches the  correlationId  from the command.</w:t>
            </w:r>
          </w:p>
        </w:tc>
      </w:tr>
      <w:tr w:rsidR="006F25F0" w:rsidRPr="00BB7604" w14:paraId="721EC903" w14:textId="77777777" w:rsidTr="00264C3C">
        <w:tc>
          <w:tcPr>
            <w:tcW w:w="2650" w:type="dxa"/>
            <w:vMerge/>
            <w:tcMar>
              <w:top w:w="320" w:type="nil"/>
              <w:left w:w="120" w:type="nil"/>
              <w:bottom w:w="120" w:type="nil"/>
              <w:right w:w="160" w:type="nil"/>
            </w:tcMar>
            <w:vAlign w:val="center"/>
          </w:tcPr>
          <w:p w14:paraId="1346FADB" w14:textId="77777777" w:rsidR="006F25F0" w:rsidRPr="00BB7604" w:rsidRDefault="006F25F0" w:rsidP="00264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1559" w:type="dxa"/>
            <w:vMerge/>
            <w:tcMar>
              <w:top w:w="160" w:type="nil"/>
              <w:left w:w="120" w:type="nil"/>
              <w:bottom w:w="120" w:type="nil"/>
              <w:right w:w="160" w:type="nil"/>
            </w:tcMar>
            <w:vAlign w:val="center"/>
          </w:tcPr>
          <w:p w14:paraId="251271B6" w14:textId="77777777" w:rsidR="006F25F0" w:rsidRPr="00BB7604" w:rsidRDefault="006F25F0" w:rsidP="00264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5408" w:type="dxa"/>
            <w:tcMar>
              <w:top w:w="160" w:type="nil"/>
              <w:left w:w="120" w:type="nil"/>
              <w:bottom w:w="120" w:type="nil"/>
              <w:right w:w="160" w:type="nil"/>
            </w:tcMar>
          </w:tcPr>
          <w:p w14:paraId="4FA117E7" w14:textId="19228DB1" w:rsidR="006F25F0" w:rsidRPr="00BB7604" w:rsidRDefault="0004183A" w:rsidP="00264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color w:val="000000"/>
                <w:sz w:val="22"/>
                <w:szCs w:val="22"/>
              </w:rPr>
            </w:pPr>
            <w:r w:rsidRPr="00BB7604">
              <w:rPr>
                <w:rFonts w:ascii="Times New Roman" w:hAnsi="Times New Roman"/>
                <w:color w:val="000000"/>
                <w:sz w:val="22"/>
                <w:szCs w:val="22"/>
              </w:rPr>
              <w:t>Format: UUID</w:t>
            </w:r>
          </w:p>
        </w:tc>
      </w:tr>
      <w:tr w:rsidR="006A53C5" w:rsidRPr="00BB7604" w14:paraId="5656C47B" w14:textId="77777777" w:rsidTr="00264C3C">
        <w:tc>
          <w:tcPr>
            <w:tcW w:w="2650" w:type="dxa"/>
            <w:vMerge/>
            <w:tcMar>
              <w:top w:w="320" w:type="nil"/>
              <w:left w:w="120" w:type="nil"/>
              <w:bottom w:w="120" w:type="nil"/>
              <w:right w:w="160" w:type="nil"/>
            </w:tcMar>
            <w:vAlign w:val="center"/>
          </w:tcPr>
          <w:p w14:paraId="025F9ED6" w14:textId="77777777" w:rsidR="006A53C5" w:rsidRPr="00BB7604" w:rsidRDefault="006A53C5" w:rsidP="00264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1559" w:type="dxa"/>
            <w:vMerge/>
            <w:tcMar>
              <w:top w:w="160" w:type="nil"/>
              <w:left w:w="120" w:type="nil"/>
              <w:bottom w:w="120" w:type="nil"/>
              <w:right w:w="160" w:type="nil"/>
            </w:tcMar>
            <w:vAlign w:val="center"/>
          </w:tcPr>
          <w:p w14:paraId="295D2081" w14:textId="77777777" w:rsidR="006A53C5" w:rsidRPr="00BB7604" w:rsidRDefault="006A53C5" w:rsidP="00264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5408" w:type="dxa"/>
            <w:tcMar>
              <w:top w:w="160" w:type="nil"/>
              <w:left w:w="120" w:type="nil"/>
              <w:bottom w:w="120" w:type="nil"/>
              <w:right w:w="160" w:type="nil"/>
            </w:tcMar>
            <w:vAlign w:val="center"/>
          </w:tcPr>
          <w:p w14:paraId="74B4C782" w14:textId="77777777" w:rsidR="006A53C5" w:rsidRPr="00BB7604" w:rsidRDefault="006A53C5" w:rsidP="00264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Example: 8ad22d19-b828-40d7-a378-c54aecd6cbab</w:t>
            </w:r>
          </w:p>
        </w:tc>
      </w:tr>
      <w:tr w:rsidR="006A53C5" w:rsidRPr="00BB7604" w14:paraId="7E6C7CA3" w14:textId="77777777" w:rsidTr="00264C3C">
        <w:tc>
          <w:tcPr>
            <w:tcW w:w="2650" w:type="dxa"/>
            <w:vMerge w:val="restart"/>
            <w:tcMar>
              <w:top w:w="320" w:type="nil"/>
              <w:left w:w="120" w:type="nil"/>
              <w:bottom w:w="120" w:type="nil"/>
              <w:right w:w="160" w:type="nil"/>
            </w:tcMar>
            <w:vAlign w:val="center"/>
          </w:tcPr>
          <w:p w14:paraId="59BC7F12" w14:textId="77777777" w:rsidR="006A53C5" w:rsidRPr="00BB7604" w:rsidRDefault="006A53C5" w:rsidP="00264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lang w:val="ru-RU"/>
              </w:rPr>
              <w:t>correlationId</w:t>
            </w:r>
          </w:p>
        </w:tc>
        <w:tc>
          <w:tcPr>
            <w:tcW w:w="1559" w:type="dxa"/>
            <w:vMerge w:val="restart"/>
            <w:tcMar>
              <w:top w:w="160" w:type="nil"/>
              <w:left w:w="120" w:type="nil"/>
              <w:bottom w:w="120" w:type="nil"/>
              <w:right w:w="160" w:type="nil"/>
            </w:tcMar>
            <w:vAlign w:val="center"/>
          </w:tcPr>
          <w:p w14:paraId="2F63ADF5" w14:textId="330D0CEC" w:rsidR="006A53C5" w:rsidRPr="00BB7604" w:rsidRDefault="006A53C5" w:rsidP="00264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r w:rsidRPr="00BB7604">
              <w:rPr>
                <w:rFonts w:ascii="Times New Roman" w:hAnsi="Times New Roman"/>
                <w:color w:val="000000"/>
                <w:sz w:val="22"/>
                <w:szCs w:val="22"/>
              </w:rPr>
              <w:t>S</w:t>
            </w:r>
            <w:r w:rsidR="006F25F0" w:rsidRPr="00BB7604">
              <w:rPr>
                <w:rFonts w:ascii="Times New Roman" w:hAnsi="Times New Roman"/>
                <w:color w:val="000000"/>
                <w:sz w:val="22"/>
                <w:szCs w:val="22"/>
              </w:rPr>
              <w:t>tring</w:t>
            </w:r>
          </w:p>
          <w:p w14:paraId="1E15505F" w14:textId="77777777" w:rsidR="006A53C5" w:rsidRPr="00BB7604" w:rsidRDefault="006A53C5" w:rsidP="00264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Required: Yes</w:t>
            </w:r>
          </w:p>
        </w:tc>
        <w:tc>
          <w:tcPr>
            <w:tcW w:w="5408" w:type="dxa"/>
            <w:tcMar>
              <w:top w:w="160" w:type="nil"/>
              <w:left w:w="120" w:type="nil"/>
              <w:bottom w:w="120" w:type="nil"/>
              <w:right w:w="160" w:type="nil"/>
            </w:tcMar>
          </w:tcPr>
          <w:p w14:paraId="32B9011D" w14:textId="77777777" w:rsidR="006A53C5" w:rsidRPr="00BB7604" w:rsidRDefault="006A53C5" w:rsidP="00264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hAnsi="Times New Roman"/>
                <w:color w:val="000000"/>
                <w:sz w:val="22"/>
                <w:szCs w:val="22"/>
              </w:rPr>
              <w:t>Command–response correlation identifier. It matches the  correlationId  from the command.</w:t>
            </w:r>
          </w:p>
        </w:tc>
      </w:tr>
      <w:tr w:rsidR="006F25F0" w:rsidRPr="00BB7604" w14:paraId="390D56CC" w14:textId="77777777" w:rsidTr="00264C3C">
        <w:tc>
          <w:tcPr>
            <w:tcW w:w="2650" w:type="dxa"/>
            <w:vMerge/>
            <w:tcMar>
              <w:top w:w="320" w:type="nil"/>
              <w:left w:w="120" w:type="nil"/>
              <w:bottom w:w="120" w:type="nil"/>
              <w:right w:w="160" w:type="nil"/>
            </w:tcMar>
            <w:vAlign w:val="center"/>
          </w:tcPr>
          <w:p w14:paraId="7E684CDC" w14:textId="77777777" w:rsidR="006F25F0" w:rsidRPr="00BB7604" w:rsidRDefault="006F25F0" w:rsidP="00264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1559" w:type="dxa"/>
            <w:vMerge/>
            <w:tcMar>
              <w:top w:w="160" w:type="nil"/>
              <w:left w:w="120" w:type="nil"/>
              <w:bottom w:w="120" w:type="nil"/>
              <w:right w:w="160" w:type="nil"/>
            </w:tcMar>
            <w:vAlign w:val="center"/>
          </w:tcPr>
          <w:p w14:paraId="02599FBE" w14:textId="77777777" w:rsidR="006F25F0" w:rsidRPr="00BB7604" w:rsidRDefault="006F25F0" w:rsidP="00264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5408" w:type="dxa"/>
            <w:tcMar>
              <w:top w:w="160" w:type="nil"/>
              <w:left w:w="120" w:type="nil"/>
              <w:bottom w:w="120" w:type="nil"/>
              <w:right w:w="160" w:type="nil"/>
            </w:tcMar>
          </w:tcPr>
          <w:p w14:paraId="4351ED67" w14:textId="6B99F3ED" w:rsidR="006F25F0" w:rsidRPr="00BB7604" w:rsidRDefault="0004183A" w:rsidP="000418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color w:val="000000"/>
                <w:sz w:val="22"/>
                <w:szCs w:val="22"/>
              </w:rPr>
            </w:pPr>
            <w:r w:rsidRPr="00BB7604">
              <w:rPr>
                <w:rFonts w:ascii="Times New Roman" w:hAnsi="Times New Roman"/>
                <w:color w:val="000000"/>
                <w:sz w:val="22"/>
                <w:szCs w:val="22"/>
              </w:rPr>
              <w:t>Format: UUID</w:t>
            </w:r>
          </w:p>
        </w:tc>
      </w:tr>
      <w:tr w:rsidR="006A53C5" w:rsidRPr="00BB7604" w14:paraId="2792A9D3" w14:textId="77777777" w:rsidTr="00264C3C">
        <w:tc>
          <w:tcPr>
            <w:tcW w:w="2650" w:type="dxa"/>
            <w:vMerge/>
            <w:tcMar>
              <w:top w:w="320" w:type="nil"/>
              <w:left w:w="120" w:type="nil"/>
              <w:bottom w:w="120" w:type="nil"/>
              <w:right w:w="160" w:type="nil"/>
            </w:tcMar>
            <w:vAlign w:val="center"/>
          </w:tcPr>
          <w:p w14:paraId="22F687E1" w14:textId="77777777" w:rsidR="006A53C5" w:rsidRPr="00BB7604" w:rsidRDefault="006A53C5" w:rsidP="00264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1559" w:type="dxa"/>
            <w:vMerge/>
            <w:tcMar>
              <w:top w:w="160" w:type="nil"/>
              <w:left w:w="120" w:type="nil"/>
              <w:bottom w:w="120" w:type="nil"/>
              <w:right w:w="160" w:type="nil"/>
            </w:tcMar>
            <w:vAlign w:val="center"/>
          </w:tcPr>
          <w:p w14:paraId="66C79695" w14:textId="77777777" w:rsidR="006A53C5" w:rsidRPr="00BB7604" w:rsidRDefault="006A53C5" w:rsidP="00264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5408" w:type="dxa"/>
            <w:tcMar>
              <w:top w:w="160" w:type="nil"/>
              <w:left w:w="120" w:type="nil"/>
              <w:bottom w:w="120" w:type="nil"/>
              <w:right w:w="160" w:type="nil"/>
            </w:tcMar>
            <w:vAlign w:val="center"/>
          </w:tcPr>
          <w:p w14:paraId="11E8B5C9" w14:textId="77777777" w:rsidR="006A53C5" w:rsidRPr="00BB7604" w:rsidRDefault="006A53C5" w:rsidP="00264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Example: 8ad22d19-b828-40d7-a378-c54aecd6cbab</w:t>
            </w:r>
          </w:p>
        </w:tc>
      </w:tr>
      <w:tr w:rsidR="006A53C5" w:rsidRPr="00BB7604" w14:paraId="6ABBA7C5" w14:textId="77777777" w:rsidTr="00264C3C">
        <w:tc>
          <w:tcPr>
            <w:tcW w:w="2650" w:type="dxa"/>
            <w:tcMar>
              <w:top w:w="320" w:type="nil"/>
              <w:left w:w="120" w:type="nil"/>
              <w:bottom w:w="120" w:type="nil"/>
              <w:right w:w="160" w:type="nil"/>
            </w:tcMar>
            <w:vAlign w:val="center"/>
          </w:tcPr>
          <w:p w14:paraId="4089DA45" w14:textId="77777777" w:rsidR="006A53C5" w:rsidRPr="00BB7604" w:rsidRDefault="006A53C5" w:rsidP="00264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lang w:val="ru-RU"/>
              </w:rPr>
              <w:t>contentType</w:t>
            </w:r>
          </w:p>
        </w:tc>
        <w:tc>
          <w:tcPr>
            <w:tcW w:w="1559" w:type="dxa"/>
            <w:tcMar>
              <w:top w:w="160" w:type="nil"/>
              <w:left w:w="120" w:type="nil"/>
              <w:bottom w:w="120" w:type="nil"/>
              <w:right w:w="160" w:type="nil"/>
            </w:tcMar>
            <w:vAlign w:val="center"/>
          </w:tcPr>
          <w:p w14:paraId="03876203" w14:textId="29C9A93C" w:rsidR="006A53C5" w:rsidRPr="00BB7604" w:rsidRDefault="006A53C5" w:rsidP="00264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r w:rsidRPr="00BB7604">
              <w:rPr>
                <w:rFonts w:ascii="Times New Roman" w:hAnsi="Times New Roman"/>
                <w:color w:val="000000"/>
                <w:sz w:val="22"/>
                <w:szCs w:val="22"/>
              </w:rPr>
              <w:t>S</w:t>
            </w:r>
            <w:r w:rsidR="008218E4" w:rsidRPr="00BB7604">
              <w:rPr>
                <w:rFonts w:ascii="Times New Roman" w:hAnsi="Times New Roman"/>
                <w:color w:val="000000"/>
                <w:sz w:val="22"/>
                <w:szCs w:val="22"/>
              </w:rPr>
              <w:t>tring</w:t>
            </w:r>
          </w:p>
          <w:p w14:paraId="7BC7B180" w14:textId="77777777" w:rsidR="006A53C5" w:rsidRPr="00BB7604" w:rsidRDefault="006A53C5" w:rsidP="00264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Required: Yes</w:t>
            </w:r>
          </w:p>
        </w:tc>
        <w:tc>
          <w:tcPr>
            <w:tcW w:w="5408" w:type="dxa"/>
            <w:tcMar>
              <w:top w:w="160" w:type="nil"/>
              <w:left w:w="120" w:type="nil"/>
              <w:bottom w:w="120" w:type="nil"/>
              <w:right w:w="160" w:type="nil"/>
            </w:tcMar>
            <w:vAlign w:val="center"/>
          </w:tcPr>
          <w:p w14:paraId="36F18658" w14:textId="77777777" w:rsidR="006A53C5" w:rsidRPr="00BB7604" w:rsidRDefault="006A53C5" w:rsidP="00264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rPr>
              <w:t xml:space="preserve">Example: </w:t>
            </w:r>
            <w:r w:rsidRPr="00BB7604">
              <w:rPr>
                <w:rFonts w:ascii="Times New Roman" w:eastAsiaTheme="minorEastAsia" w:hAnsi="Times New Roman"/>
                <w:sz w:val="22"/>
                <w:szCs w:val="22"/>
                <w:lang w:val="ru-RU"/>
              </w:rPr>
              <w:t>application/json</w:t>
            </w:r>
          </w:p>
        </w:tc>
      </w:tr>
      <w:tr w:rsidR="006A53C5" w:rsidRPr="00BB7604" w14:paraId="4CA18FB6" w14:textId="77777777" w:rsidTr="00264C3C">
        <w:tc>
          <w:tcPr>
            <w:tcW w:w="2650" w:type="dxa"/>
            <w:tcMar>
              <w:top w:w="320" w:type="nil"/>
              <w:left w:w="120" w:type="nil"/>
              <w:bottom w:w="120" w:type="nil"/>
              <w:right w:w="160" w:type="nil"/>
            </w:tcMar>
            <w:vAlign w:val="center"/>
          </w:tcPr>
          <w:p w14:paraId="164464C6" w14:textId="2D41296A" w:rsidR="006A53C5" w:rsidRPr="00BB7604" w:rsidRDefault="00AB0470" w:rsidP="006A5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lang w:val="ru-RU"/>
              </w:rPr>
              <w:t>P</w:t>
            </w:r>
            <w:r w:rsidR="006A53C5" w:rsidRPr="00BB7604">
              <w:rPr>
                <w:rFonts w:ascii="Times New Roman" w:eastAsiaTheme="minorEastAsia" w:hAnsi="Times New Roman"/>
                <w:sz w:val="22"/>
                <w:szCs w:val="22"/>
                <w:lang w:val="ru-RU"/>
              </w:rPr>
              <w:t>roducer</w:t>
            </w:r>
          </w:p>
        </w:tc>
        <w:tc>
          <w:tcPr>
            <w:tcW w:w="1559" w:type="dxa"/>
            <w:tcMar>
              <w:top w:w="160" w:type="nil"/>
              <w:left w:w="120" w:type="nil"/>
              <w:bottom w:w="120" w:type="nil"/>
              <w:right w:w="160" w:type="nil"/>
            </w:tcMar>
            <w:vAlign w:val="center"/>
          </w:tcPr>
          <w:p w14:paraId="3F3FE520" w14:textId="5383BDED" w:rsidR="006A53C5" w:rsidRPr="00BB7604" w:rsidRDefault="006A53C5" w:rsidP="006A5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r w:rsidRPr="00BB7604">
              <w:rPr>
                <w:rFonts w:ascii="Times New Roman" w:hAnsi="Times New Roman"/>
                <w:color w:val="000000"/>
                <w:sz w:val="22"/>
                <w:szCs w:val="22"/>
              </w:rPr>
              <w:t xml:space="preserve">String </w:t>
            </w:r>
          </w:p>
          <w:p w14:paraId="58DAC935" w14:textId="1145D292" w:rsidR="006A53C5" w:rsidRPr="00BB7604" w:rsidRDefault="006A53C5" w:rsidP="006A5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Required: Yes</w:t>
            </w:r>
          </w:p>
        </w:tc>
        <w:tc>
          <w:tcPr>
            <w:tcW w:w="5408" w:type="dxa"/>
            <w:tcMar>
              <w:top w:w="160" w:type="nil"/>
              <w:left w:w="120" w:type="nil"/>
              <w:bottom w:w="120" w:type="nil"/>
              <w:right w:w="160" w:type="nil"/>
            </w:tcMar>
            <w:vAlign w:val="center"/>
          </w:tcPr>
          <w:p w14:paraId="5C65E8D1" w14:textId="4D4CAFC3" w:rsidR="006A53C5" w:rsidRPr="00BB7604" w:rsidRDefault="006A53C5" w:rsidP="006A5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Example: </w:t>
            </w:r>
            <w:r w:rsidR="009E3A02" w:rsidRPr="00BB7604">
              <w:rPr>
                <w:rFonts w:ascii="Times New Roman" w:eastAsiaTheme="minorEastAsia" w:hAnsi="Times New Roman"/>
                <w:sz w:val="24"/>
              </w:rPr>
              <w:t>qlaintbpm</w:t>
            </w:r>
          </w:p>
        </w:tc>
      </w:tr>
      <w:tr w:rsidR="009E3A02" w:rsidRPr="00BB7604" w14:paraId="708108DA" w14:textId="77777777" w:rsidTr="00264C3C">
        <w:tc>
          <w:tcPr>
            <w:tcW w:w="2650" w:type="dxa"/>
            <w:tcMar>
              <w:top w:w="320" w:type="nil"/>
              <w:left w:w="120" w:type="nil"/>
              <w:bottom w:w="120" w:type="nil"/>
              <w:right w:w="160" w:type="nil"/>
            </w:tcMar>
            <w:vAlign w:val="center"/>
          </w:tcPr>
          <w:p w14:paraId="0D0C8E11" w14:textId="4345F927" w:rsidR="009E3A02" w:rsidRPr="00BB7604" w:rsidRDefault="000225B1" w:rsidP="009E3A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lang w:val="ru-RU"/>
              </w:rPr>
              <w:t>S</w:t>
            </w:r>
            <w:r w:rsidR="009E3A02" w:rsidRPr="00BB7604">
              <w:rPr>
                <w:rFonts w:ascii="Times New Roman" w:eastAsiaTheme="minorEastAsia" w:hAnsi="Times New Roman"/>
                <w:sz w:val="22"/>
                <w:szCs w:val="22"/>
                <w:lang w:val="ru-RU"/>
              </w:rPr>
              <w:t>ender</w:t>
            </w:r>
          </w:p>
        </w:tc>
        <w:tc>
          <w:tcPr>
            <w:tcW w:w="1559" w:type="dxa"/>
            <w:tcMar>
              <w:top w:w="160" w:type="nil"/>
              <w:left w:w="120" w:type="nil"/>
              <w:bottom w:w="120" w:type="nil"/>
              <w:right w:w="160" w:type="nil"/>
            </w:tcMar>
            <w:vAlign w:val="center"/>
          </w:tcPr>
          <w:p w14:paraId="0E8FD686" w14:textId="60466797" w:rsidR="009E3A02" w:rsidRPr="00BB7604" w:rsidRDefault="009E3A02" w:rsidP="009E3A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r w:rsidRPr="00BB7604">
              <w:rPr>
                <w:rFonts w:ascii="Times New Roman" w:hAnsi="Times New Roman"/>
                <w:color w:val="000000"/>
                <w:sz w:val="22"/>
                <w:szCs w:val="22"/>
              </w:rPr>
              <w:t xml:space="preserve">String </w:t>
            </w:r>
          </w:p>
          <w:p w14:paraId="35B2D92D" w14:textId="3F25828F" w:rsidR="009E3A02" w:rsidRPr="00BB7604" w:rsidRDefault="009E3A02" w:rsidP="009E3A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Required: Yes</w:t>
            </w:r>
          </w:p>
        </w:tc>
        <w:tc>
          <w:tcPr>
            <w:tcW w:w="5408" w:type="dxa"/>
            <w:tcMar>
              <w:top w:w="160" w:type="nil"/>
              <w:left w:w="120" w:type="nil"/>
              <w:bottom w:w="120" w:type="nil"/>
              <w:right w:w="160" w:type="nil"/>
            </w:tcMar>
            <w:vAlign w:val="center"/>
          </w:tcPr>
          <w:p w14:paraId="29425343" w14:textId="48D90648" w:rsidR="009E3A02" w:rsidRPr="00BB7604" w:rsidRDefault="003A0F60" w:rsidP="009E3A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Pr>
                <w:rFonts w:ascii="Times New Roman" w:eastAsiaTheme="minorEastAsia" w:hAnsi="Times New Roman"/>
                <w:sz w:val="22"/>
                <w:szCs w:val="22"/>
              </w:rPr>
              <w:t xml:space="preserve">Example: </w:t>
            </w:r>
            <w:r w:rsidR="00183EE5" w:rsidRPr="00BB7604">
              <w:rPr>
                <w:rFonts w:ascii="Times New Roman" w:eastAsiaTheme="minorEastAsia" w:hAnsi="Times New Roman"/>
                <w:sz w:val="24"/>
              </w:rPr>
              <w:t>disbursementRequest</w:t>
            </w:r>
            <w:r w:rsidR="009E3A02" w:rsidRPr="00BB7604">
              <w:rPr>
                <w:rFonts w:ascii="Times New Roman" w:eastAsiaTheme="minorEastAsia" w:hAnsi="Times New Roman"/>
                <w:sz w:val="24"/>
              </w:rPr>
              <w:t> </w:t>
            </w:r>
          </w:p>
        </w:tc>
      </w:tr>
      <w:tr w:rsidR="009E3A02" w:rsidRPr="00BB7604" w14:paraId="005735AB" w14:textId="77777777" w:rsidTr="00264C3C">
        <w:tc>
          <w:tcPr>
            <w:tcW w:w="2650" w:type="dxa"/>
            <w:tcMar>
              <w:top w:w="320" w:type="nil"/>
              <w:left w:w="120" w:type="nil"/>
              <w:bottom w:w="120" w:type="nil"/>
              <w:right w:w="160" w:type="nil"/>
            </w:tcMar>
            <w:vAlign w:val="center"/>
          </w:tcPr>
          <w:p w14:paraId="3C202D8C" w14:textId="77777777" w:rsidR="009E3A02" w:rsidRPr="00BB7604" w:rsidRDefault="009E3A02" w:rsidP="009E3A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lang w:val="ru-RU"/>
              </w:rPr>
              <w:t>spring_json_header_types</w:t>
            </w:r>
          </w:p>
        </w:tc>
        <w:tc>
          <w:tcPr>
            <w:tcW w:w="1559" w:type="dxa"/>
            <w:tcMar>
              <w:top w:w="160" w:type="nil"/>
              <w:left w:w="120" w:type="nil"/>
              <w:bottom w:w="120" w:type="nil"/>
              <w:right w:w="160" w:type="nil"/>
            </w:tcMar>
            <w:vAlign w:val="center"/>
          </w:tcPr>
          <w:p w14:paraId="39802CCD" w14:textId="77777777" w:rsidR="009E3A02" w:rsidRPr="00BB7604" w:rsidRDefault="009E3A02" w:rsidP="009E3A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Type: </w:t>
            </w:r>
            <w:r w:rsidRPr="00BB7604">
              <w:rPr>
                <w:rFonts w:ascii="Times New Roman" w:eastAsiaTheme="minorEastAsia" w:hAnsi="Times New Roman"/>
                <w:sz w:val="22"/>
                <w:szCs w:val="22"/>
              </w:rPr>
              <w:t>Json</w:t>
            </w:r>
          </w:p>
          <w:p w14:paraId="05437F41" w14:textId="77777777" w:rsidR="009E3A02" w:rsidRPr="00BB7604" w:rsidRDefault="009E3A02" w:rsidP="009E3A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lang w:val="ru-RU"/>
              </w:rPr>
              <w:t>Required: Yes</w:t>
            </w:r>
          </w:p>
        </w:tc>
        <w:tc>
          <w:tcPr>
            <w:tcW w:w="5408" w:type="dxa"/>
            <w:tcMar>
              <w:top w:w="160" w:type="nil"/>
              <w:left w:w="120" w:type="nil"/>
              <w:bottom w:w="120" w:type="nil"/>
              <w:right w:w="160" w:type="nil"/>
            </w:tcMar>
            <w:vAlign w:val="center"/>
          </w:tcPr>
          <w:p w14:paraId="09759EBC" w14:textId="52B0F9DB" w:rsidR="009E3A02" w:rsidRPr="00BB7604" w:rsidRDefault="009E3A02" w:rsidP="009E3A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Example: {"dqMessageGuid":"java.lang.String","correlationId":"java.lang.String","contentType":"java.lang.String","producer":"java.lang.String","sender":"java.lang.String"}</w:t>
            </w:r>
          </w:p>
        </w:tc>
      </w:tr>
    </w:tbl>
    <w:p w14:paraId="0DCAD9D2" w14:textId="37137CCB" w:rsidR="006A53C5" w:rsidRPr="00BB7604" w:rsidRDefault="006A53C5" w:rsidP="00011435">
      <w:pPr>
        <w:spacing w:after="200" w:line="360" w:lineRule="auto"/>
        <w:jc w:val="both"/>
        <w:rPr>
          <w:rFonts w:ascii="Times New Roman" w:eastAsiaTheme="minorEastAsia" w:hAnsi="Times New Roman"/>
          <w:sz w:val="24"/>
        </w:rPr>
      </w:pPr>
    </w:p>
    <w:p w14:paraId="54C92FCE" w14:textId="0165C523" w:rsidR="00156CDB" w:rsidRPr="00BB7604" w:rsidRDefault="008B7509" w:rsidP="009E4D69">
      <w:pPr>
        <w:pStyle w:val="Heading4"/>
        <w:spacing w:after="240"/>
        <w:rPr>
          <w:rFonts w:ascii="Times New Roman" w:hAnsi="Times New Roman" w:cs="Times New Roman"/>
          <w:color w:val="auto"/>
          <w:sz w:val="24"/>
        </w:rPr>
      </w:pPr>
      <w:r w:rsidRPr="00BB7604">
        <w:rPr>
          <w:rFonts w:ascii="Times New Roman" w:hAnsi="Times New Roman" w:cs="Times New Roman"/>
          <w:color w:val="auto"/>
          <w:sz w:val="24"/>
        </w:rPr>
        <w:t>Application information [Object]</w:t>
      </w:r>
    </w:p>
    <w:p w14:paraId="3848787A" w14:textId="02886762" w:rsidR="00724FC7" w:rsidRPr="00BB7604" w:rsidRDefault="00D76306" w:rsidP="00724FC7">
      <w:pPr>
        <w:spacing w:before="240" w:after="200" w:line="360" w:lineRule="auto"/>
        <w:jc w:val="both"/>
        <w:rPr>
          <w:rFonts w:ascii="Times New Roman" w:eastAsiaTheme="minorEastAsia" w:hAnsi="Times New Roman"/>
          <w:sz w:val="24"/>
          <w:u w:val="single"/>
        </w:rPr>
      </w:pPr>
      <w:r w:rsidRPr="00BB7604">
        <w:rPr>
          <w:rFonts w:ascii="Times New Roman" w:eastAsiaTheme="minorEastAsia" w:hAnsi="Times New Roman"/>
          <w:sz w:val="24"/>
        </w:rPr>
        <w:t>The attribute set is described in the document “BP-6.1 ECM LOS to ECM QTTD File Transfer.</w:t>
      </w:r>
    </w:p>
    <w:p w14:paraId="4EBF9543" w14:textId="77777777" w:rsidR="00D76306" w:rsidRPr="00BB7604" w:rsidRDefault="00853D17" w:rsidP="00853D17">
      <w:pPr>
        <w:pStyle w:val="Heading4"/>
        <w:spacing w:after="240"/>
        <w:rPr>
          <w:rFonts w:ascii="Times New Roman" w:hAnsi="Times New Roman" w:cs="Times New Roman"/>
          <w:color w:val="auto"/>
          <w:sz w:val="24"/>
        </w:rPr>
      </w:pPr>
      <w:commentRangeStart w:id="15"/>
      <w:commentRangeStart w:id="16"/>
      <w:commentRangeStart w:id="17"/>
      <w:commentRangeStart w:id="18"/>
      <w:r w:rsidRPr="00BB7604">
        <w:rPr>
          <w:rFonts w:ascii="Times New Roman" w:hAnsi="Times New Roman" w:cs="Times New Roman"/>
          <w:color w:val="auto"/>
          <w:sz w:val="24"/>
        </w:rPr>
        <w:t>Participants</w:t>
      </w:r>
      <w:r w:rsidR="005F67E4" w:rsidRPr="00BB7604">
        <w:rPr>
          <w:rFonts w:ascii="Times New Roman" w:hAnsi="Times New Roman" w:cs="Times New Roman"/>
          <w:color w:val="auto"/>
          <w:sz w:val="24"/>
        </w:rPr>
        <w:t xml:space="preserve"> [List]</w:t>
      </w:r>
      <w:commentRangeEnd w:id="15"/>
      <w:r w:rsidR="00E8282C">
        <w:rPr>
          <w:rStyle w:val="CommentReference"/>
          <w:rFonts w:eastAsia="Times New Roman" w:cs="Times New Roman"/>
          <w:iCs w:val="0"/>
          <w:color w:val="auto"/>
        </w:rPr>
        <w:commentReference w:id="15"/>
      </w:r>
      <w:commentRangeEnd w:id="16"/>
      <w:r w:rsidR="0091219A">
        <w:rPr>
          <w:rStyle w:val="CommentReference"/>
          <w:rFonts w:eastAsia="Times New Roman" w:cs="Times New Roman"/>
          <w:iCs w:val="0"/>
          <w:color w:val="auto"/>
        </w:rPr>
        <w:commentReference w:id="16"/>
      </w:r>
      <w:commentRangeEnd w:id="17"/>
      <w:r w:rsidR="001C4831">
        <w:rPr>
          <w:rStyle w:val="CommentReference"/>
          <w:rFonts w:eastAsia="Times New Roman" w:cs="Times New Roman"/>
          <w:iCs w:val="0"/>
          <w:color w:val="auto"/>
        </w:rPr>
        <w:commentReference w:id="17"/>
      </w:r>
      <w:commentRangeEnd w:id="18"/>
      <w:r w:rsidR="001845F9">
        <w:rPr>
          <w:rStyle w:val="CommentReference"/>
          <w:rFonts w:eastAsia="Times New Roman" w:cs="Times New Roman"/>
          <w:iCs w:val="0"/>
          <w:color w:val="auto"/>
        </w:rPr>
        <w:commentReference w:id="18"/>
      </w:r>
    </w:p>
    <w:p w14:paraId="0415245F" w14:textId="5A2E402C" w:rsidR="00A96A96" w:rsidRDefault="00D76306" w:rsidP="00D76306">
      <w:pPr>
        <w:spacing w:before="240" w:after="200" w:line="360" w:lineRule="auto"/>
        <w:jc w:val="both"/>
        <w:rPr>
          <w:rFonts w:ascii="Times New Roman" w:eastAsiaTheme="minorEastAsia" w:hAnsi="Times New Roman"/>
          <w:sz w:val="24"/>
        </w:rPr>
      </w:pPr>
      <w:r w:rsidRPr="00BB7604">
        <w:rPr>
          <w:rFonts w:ascii="Times New Roman" w:eastAsiaTheme="minorEastAsia" w:hAnsi="Times New Roman"/>
          <w:sz w:val="24"/>
        </w:rPr>
        <w:t>The attribute set is described in the document “BP-6.1 ECM LOS to ECM QTTD File Transfer.</w:t>
      </w:r>
    </w:p>
    <w:p w14:paraId="3CC549AE" w14:textId="77777777" w:rsidR="009D22E9" w:rsidRPr="009D22E9" w:rsidRDefault="009D22E9" w:rsidP="009D22E9">
      <w:pPr>
        <w:spacing w:before="240" w:after="200" w:line="360" w:lineRule="auto"/>
        <w:jc w:val="both"/>
        <w:rPr>
          <w:rFonts w:ascii="Times New Roman" w:eastAsiaTheme="minorEastAsia" w:hAnsi="Times New Roman"/>
          <w:sz w:val="24"/>
        </w:rPr>
      </w:pPr>
      <w:r w:rsidRPr="009D22E9">
        <w:rPr>
          <w:rFonts w:ascii="Times New Roman" w:eastAsiaTheme="minorEastAsia" w:hAnsi="Times New Roman"/>
          <w:sz w:val="24"/>
        </w:rPr>
        <w:t>To interact with BPM, the following participant information must be transmitted:</w:t>
      </w:r>
    </w:p>
    <w:p w14:paraId="77A86ED3" w14:textId="77777777" w:rsidR="009D22E9" w:rsidRPr="009D22E9" w:rsidRDefault="009D22E9" w:rsidP="009D22E9">
      <w:pPr>
        <w:spacing w:before="240" w:after="200" w:line="360" w:lineRule="auto"/>
        <w:jc w:val="both"/>
        <w:rPr>
          <w:rFonts w:ascii="Times New Roman" w:eastAsiaTheme="minorEastAsia" w:hAnsi="Times New Roman"/>
          <w:sz w:val="24"/>
        </w:rPr>
      </w:pPr>
      <w:r w:rsidRPr="009D22E9">
        <w:rPr>
          <w:rFonts w:ascii="Times New Roman" w:eastAsiaTheme="minorEastAsia" w:hAnsi="Times New Roman"/>
          <w:sz w:val="24"/>
        </w:rPr>
        <w:t>•</w:t>
      </w:r>
      <w:r w:rsidRPr="009D22E9">
        <w:rPr>
          <w:rFonts w:ascii="Times New Roman" w:eastAsiaTheme="minorEastAsia" w:hAnsi="Times New Roman"/>
          <w:sz w:val="24"/>
        </w:rPr>
        <w:tab/>
        <w:t>Primary Borrower Information;</w:t>
      </w:r>
    </w:p>
    <w:p w14:paraId="13B093F5" w14:textId="77777777" w:rsidR="009D22E9" w:rsidRPr="009D22E9" w:rsidRDefault="009D22E9" w:rsidP="009D22E9">
      <w:pPr>
        <w:spacing w:before="240" w:after="200" w:line="360" w:lineRule="auto"/>
        <w:jc w:val="both"/>
        <w:rPr>
          <w:rFonts w:ascii="Times New Roman" w:eastAsiaTheme="minorEastAsia" w:hAnsi="Times New Roman"/>
          <w:sz w:val="24"/>
        </w:rPr>
      </w:pPr>
      <w:r w:rsidRPr="009D22E9">
        <w:rPr>
          <w:rFonts w:ascii="Times New Roman" w:eastAsiaTheme="minorEastAsia" w:hAnsi="Times New Roman"/>
          <w:sz w:val="24"/>
        </w:rPr>
        <w:t>•</w:t>
      </w:r>
      <w:r w:rsidRPr="009D22E9">
        <w:rPr>
          <w:rFonts w:ascii="Times New Roman" w:eastAsiaTheme="minorEastAsia" w:hAnsi="Times New Roman"/>
          <w:sz w:val="24"/>
        </w:rPr>
        <w:tab/>
        <w:t>Co-Borrower Information;</w:t>
      </w:r>
    </w:p>
    <w:p w14:paraId="74097ED7" w14:textId="77777777" w:rsidR="009D22E9" w:rsidRDefault="009D22E9" w:rsidP="009D22E9">
      <w:pPr>
        <w:spacing w:before="240" w:after="200" w:line="360" w:lineRule="auto"/>
        <w:jc w:val="both"/>
        <w:rPr>
          <w:rFonts w:ascii="Times New Roman" w:eastAsiaTheme="minorEastAsia" w:hAnsi="Times New Roman"/>
          <w:sz w:val="24"/>
        </w:rPr>
      </w:pPr>
      <w:r w:rsidRPr="009D22E9">
        <w:rPr>
          <w:rFonts w:ascii="Times New Roman" w:eastAsiaTheme="minorEastAsia" w:hAnsi="Times New Roman"/>
          <w:sz w:val="24"/>
        </w:rPr>
        <w:t>•</w:t>
      </w:r>
      <w:r w:rsidRPr="009D22E9">
        <w:rPr>
          <w:rFonts w:ascii="Times New Roman" w:eastAsiaTheme="minorEastAsia" w:hAnsi="Times New Roman"/>
          <w:sz w:val="24"/>
        </w:rPr>
        <w:tab/>
        <w:t>Related Person Information.</w:t>
      </w:r>
    </w:p>
    <w:p w14:paraId="22E67C2D" w14:textId="3EEBB848" w:rsidR="00A96A96" w:rsidRPr="00A96A96" w:rsidRDefault="00A96A96" w:rsidP="009D22E9">
      <w:pPr>
        <w:spacing w:before="240" w:after="200" w:line="360" w:lineRule="auto"/>
        <w:jc w:val="both"/>
        <w:rPr>
          <w:rFonts w:ascii="Times New Roman" w:eastAsiaTheme="minorEastAsia" w:hAnsi="Times New Roman"/>
          <w:sz w:val="24"/>
        </w:rPr>
      </w:pPr>
      <w:r w:rsidRPr="00A96A96">
        <w:rPr>
          <w:rFonts w:ascii="Times New Roman" w:eastAsiaTheme="minorEastAsia" w:hAnsi="Times New Roman"/>
          <w:sz w:val="24"/>
        </w:rPr>
        <w:lastRenderedPageBreak/>
        <w:t xml:space="preserve">Further extension of the structure to accommodate other </w:t>
      </w:r>
      <w:r>
        <w:rPr>
          <w:rFonts w:ascii="Times New Roman" w:eastAsiaTheme="minorEastAsia" w:hAnsi="Times New Roman"/>
          <w:sz w:val="24"/>
        </w:rPr>
        <w:t>participant types:</w:t>
      </w:r>
    </w:p>
    <w:tbl>
      <w:tblPr>
        <w:tblStyle w:val="PlainTable21"/>
        <w:tblW w:w="5000" w:type="pct"/>
        <w:tblLayout w:type="fixed"/>
        <w:tblLook w:val="0000" w:firstRow="0" w:lastRow="0" w:firstColumn="0" w:lastColumn="0" w:noHBand="0" w:noVBand="0"/>
      </w:tblPr>
      <w:tblGrid>
        <w:gridCol w:w="3211"/>
        <w:gridCol w:w="3208"/>
        <w:gridCol w:w="3208"/>
      </w:tblGrid>
      <w:tr w:rsidR="00672D59" w:rsidRPr="00BB7604" w14:paraId="40C494A7"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tcPr>
          <w:p w14:paraId="74E20076" w14:textId="77777777" w:rsidR="00672D59" w:rsidRPr="00BB7604" w:rsidRDefault="00672D59" w:rsidP="008409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4"/>
              </w:rPr>
            </w:pPr>
            <w:r w:rsidRPr="00BB7604">
              <w:rPr>
                <w:rFonts w:ascii="Times New Roman" w:hAnsi="Times New Roman"/>
                <w:b/>
                <w:color w:val="000000"/>
                <w:sz w:val="22"/>
                <w:szCs w:val="22"/>
              </w:rPr>
              <w:t>Field</w:t>
            </w:r>
          </w:p>
        </w:tc>
        <w:tc>
          <w:tcPr>
            <w:cnfStyle w:val="000001000000" w:firstRow="0" w:lastRow="0" w:firstColumn="0" w:lastColumn="0" w:oddVBand="0" w:evenVBand="1" w:oddHBand="0" w:evenHBand="0" w:firstRowFirstColumn="0" w:firstRowLastColumn="0" w:lastRowFirstColumn="0" w:lastRowLastColumn="0"/>
            <w:tcW w:w="3205" w:type="dxa"/>
          </w:tcPr>
          <w:p w14:paraId="1D38A0D6" w14:textId="77777777" w:rsidR="00672D59" w:rsidRPr="00BB7604" w:rsidRDefault="00672D59" w:rsidP="008409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hAnsi="Times New Roman"/>
                <w:b/>
                <w:color w:val="000000"/>
                <w:sz w:val="22"/>
                <w:szCs w:val="22"/>
              </w:rPr>
              <w:t>Type / Required</w:t>
            </w:r>
          </w:p>
        </w:tc>
        <w:tc>
          <w:tcPr>
            <w:cnfStyle w:val="000010000000" w:firstRow="0" w:lastRow="0" w:firstColumn="0" w:lastColumn="0" w:oddVBand="1" w:evenVBand="0" w:oddHBand="0" w:evenHBand="0" w:firstRowFirstColumn="0" w:firstRowLastColumn="0" w:lastRowFirstColumn="0" w:lastRowLastColumn="0"/>
            <w:tcW w:w="3205" w:type="dxa"/>
          </w:tcPr>
          <w:p w14:paraId="207EEFDC" w14:textId="77777777" w:rsidR="00672D59" w:rsidRPr="00BB7604" w:rsidRDefault="00672D59" w:rsidP="008409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hAnsi="Times New Roman"/>
                <w:b/>
                <w:bCs/>
                <w:color w:val="000000"/>
                <w:sz w:val="22"/>
                <w:szCs w:val="22"/>
              </w:rPr>
              <w:t>Description / UI / backend / Example</w:t>
            </w:r>
          </w:p>
        </w:tc>
      </w:tr>
      <w:tr w:rsidR="00D05D0F" w:rsidRPr="00BB7604" w14:paraId="520D97F8"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val="restart"/>
          </w:tcPr>
          <w:p w14:paraId="50879A51" w14:textId="3B6C0EEC" w:rsidR="00D05D0F" w:rsidRPr="006F11BE" w:rsidRDefault="00D05D0F" w:rsidP="00D0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8B7509">
              <w:rPr>
                <w:rFonts w:ascii="Times New Roman" w:eastAsiaTheme="minorEastAsia" w:hAnsi="Times New Roman"/>
                <w:sz w:val="22"/>
                <w:szCs w:val="22"/>
                <w:lang w:val="ru-RU"/>
              </w:rPr>
              <w:t>participants[].</w:t>
            </w:r>
            <w:r w:rsidRPr="00033B02">
              <w:rPr>
                <w:rFonts w:ascii="Times New Roman" w:eastAsiaTheme="minorEastAsia" w:hAnsi="Times New Roman"/>
                <w:sz w:val="22"/>
                <w:szCs w:val="22"/>
                <w:lang w:val="ru-RU"/>
              </w:rPr>
              <w:t>role</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0DDFCA39" w14:textId="77777777" w:rsidR="00D05D0F" w:rsidRPr="00934636" w:rsidRDefault="00D05D0F" w:rsidP="00D0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934636">
              <w:rPr>
                <w:rFonts w:ascii="Times New Roman" w:eastAsiaTheme="minorEastAsia" w:hAnsi="Times New Roman"/>
                <w:sz w:val="22"/>
                <w:szCs w:val="22"/>
              </w:rPr>
              <w:t xml:space="preserve">Type: </w:t>
            </w:r>
            <w:r>
              <w:rPr>
                <w:rFonts w:ascii="Times New Roman" w:eastAsiaTheme="minorEastAsia" w:hAnsi="Times New Roman"/>
                <w:sz w:val="22"/>
                <w:szCs w:val="22"/>
              </w:rPr>
              <w:t>String</w:t>
            </w:r>
          </w:p>
          <w:p w14:paraId="665E6FD0" w14:textId="5D5DA547" w:rsidR="00D05D0F" w:rsidRPr="00BB7604" w:rsidRDefault="00D05D0F" w:rsidP="00D0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934636">
              <w:rPr>
                <w:rFonts w:ascii="Times New Roman" w:eastAsiaTheme="minorEastAsia" w:hAnsi="Times New Roman"/>
                <w:sz w:val="22"/>
                <w:szCs w:val="22"/>
              </w:rPr>
              <w:t>Required: Yes</w:t>
            </w:r>
          </w:p>
        </w:tc>
        <w:tc>
          <w:tcPr>
            <w:cnfStyle w:val="000010000000" w:firstRow="0" w:lastRow="0" w:firstColumn="0" w:lastColumn="0" w:oddVBand="1" w:evenVBand="0" w:oddHBand="0" w:evenHBand="0" w:firstRowFirstColumn="0" w:firstRowLastColumn="0" w:lastRowFirstColumn="0" w:lastRowLastColumn="0"/>
            <w:tcW w:w="3205" w:type="dxa"/>
          </w:tcPr>
          <w:p w14:paraId="6E126084" w14:textId="1041782D" w:rsidR="00D05D0F" w:rsidRPr="00BB7604" w:rsidRDefault="00D05D0F" w:rsidP="00D0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8B7509">
              <w:rPr>
                <w:rFonts w:ascii="Times New Roman" w:eastAsiaTheme="minorEastAsia" w:hAnsi="Times New Roman"/>
                <w:sz w:val="22"/>
                <w:szCs w:val="22"/>
              </w:rPr>
              <w:t>ENG:</w:t>
            </w:r>
            <w:r>
              <w:rPr>
                <w:rFonts w:ascii="Times New Roman" w:eastAsiaTheme="minorEastAsia" w:hAnsi="Times New Roman"/>
                <w:sz w:val="22"/>
                <w:szCs w:val="22"/>
              </w:rPr>
              <w:t xml:space="preserve"> </w:t>
            </w:r>
            <w:r w:rsidRPr="002C7074">
              <w:rPr>
                <w:rFonts w:ascii="Times New Roman" w:eastAsiaTheme="minorEastAsia" w:hAnsi="Times New Roman"/>
                <w:sz w:val="22"/>
                <w:szCs w:val="22"/>
              </w:rPr>
              <w:t xml:space="preserve">Participant </w:t>
            </w:r>
            <w:r w:rsidR="00B33B74">
              <w:rPr>
                <w:rFonts w:ascii="Times New Roman" w:eastAsiaTheme="minorEastAsia" w:hAnsi="Times New Roman"/>
                <w:sz w:val="22"/>
                <w:szCs w:val="22"/>
              </w:rPr>
              <w:t>role</w:t>
            </w:r>
          </w:p>
        </w:tc>
      </w:tr>
      <w:tr w:rsidR="00D05D0F" w:rsidRPr="00BB7604" w14:paraId="29E59410"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6E8BF436" w14:textId="77777777" w:rsidR="00D05D0F" w:rsidRPr="006F11BE" w:rsidRDefault="00D05D0F" w:rsidP="00D0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0A24A3C5" w14:textId="77777777" w:rsidR="00D05D0F" w:rsidRPr="00BB7604" w:rsidRDefault="00D05D0F" w:rsidP="00D0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7B0FD830" w14:textId="0710D3EB" w:rsidR="00D05D0F" w:rsidRPr="00BB7604" w:rsidRDefault="00D05D0F" w:rsidP="00D0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8B7509">
              <w:rPr>
                <w:rFonts w:ascii="Times New Roman" w:eastAsiaTheme="minorEastAsia" w:hAnsi="Times New Roman"/>
                <w:sz w:val="22"/>
                <w:szCs w:val="22"/>
              </w:rPr>
              <w:t xml:space="preserve">Input Application → </w:t>
            </w:r>
            <w:r w:rsidRPr="00033B02">
              <w:rPr>
                <w:rFonts w:ascii="Times New Roman" w:eastAsiaTheme="minorEastAsia" w:hAnsi="Times New Roman"/>
                <w:sz w:val="22"/>
                <w:szCs w:val="22"/>
              </w:rPr>
              <w:t>Customer Information</w:t>
            </w:r>
            <w:r>
              <w:rPr>
                <w:rFonts w:ascii="Times New Roman" w:eastAsiaTheme="minorEastAsia" w:hAnsi="Times New Roman"/>
                <w:sz w:val="22"/>
                <w:szCs w:val="22"/>
              </w:rPr>
              <w:t xml:space="preserve"> </w:t>
            </w:r>
            <w:r w:rsidRPr="008B7509">
              <w:rPr>
                <w:rFonts w:ascii="Times New Roman" w:eastAsiaTheme="minorEastAsia" w:hAnsi="Times New Roman"/>
                <w:sz w:val="22"/>
                <w:szCs w:val="22"/>
              </w:rPr>
              <w:t>→</w:t>
            </w:r>
            <w:r>
              <w:rPr>
                <w:rFonts w:ascii="Times New Roman" w:eastAsiaTheme="minorEastAsia" w:hAnsi="Times New Roman"/>
                <w:sz w:val="22"/>
                <w:szCs w:val="22"/>
              </w:rPr>
              <w:t xml:space="preserve"> </w:t>
            </w:r>
            <w:r w:rsidRPr="00033B02">
              <w:rPr>
                <w:rFonts w:ascii="Times New Roman" w:eastAsiaTheme="minorEastAsia" w:hAnsi="Times New Roman"/>
                <w:sz w:val="22"/>
                <w:szCs w:val="22"/>
              </w:rPr>
              <w:t>Primary Borrower Information</w:t>
            </w:r>
          </w:p>
        </w:tc>
      </w:tr>
      <w:tr w:rsidR="00D05D0F" w:rsidRPr="00BB7604" w14:paraId="30EECF99"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tcPr>
          <w:p w14:paraId="676DEF92" w14:textId="77777777" w:rsidR="00D05D0F" w:rsidRPr="006F11BE" w:rsidRDefault="00D05D0F" w:rsidP="00D0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7F8C91FF" w14:textId="77777777" w:rsidR="00D05D0F" w:rsidRPr="00BB7604" w:rsidRDefault="00D05D0F" w:rsidP="00D0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4EC9DB4C" w14:textId="2B9EA16F" w:rsidR="00D05D0F" w:rsidRPr="00BB7604" w:rsidRDefault="00D05D0F" w:rsidP="00D0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8B7509">
              <w:rPr>
                <w:rFonts w:ascii="Times New Roman" w:eastAsiaTheme="minorEastAsia" w:hAnsi="Times New Roman"/>
                <w:sz w:val="22"/>
                <w:szCs w:val="22"/>
                <w:lang w:val="ru-RU"/>
              </w:rPr>
              <w:t>participants[].</w:t>
            </w:r>
            <w:r w:rsidRPr="00033B02">
              <w:rPr>
                <w:rFonts w:ascii="Times New Roman" w:eastAsiaTheme="minorEastAsia" w:hAnsi="Times New Roman"/>
                <w:sz w:val="22"/>
                <w:szCs w:val="22"/>
                <w:lang w:val="ru-RU"/>
              </w:rPr>
              <w:t>role</w:t>
            </w:r>
          </w:p>
        </w:tc>
      </w:tr>
      <w:tr w:rsidR="00D05D0F" w:rsidRPr="00BB7604" w14:paraId="4DCED33B"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549EE404" w14:textId="77777777" w:rsidR="00D05D0F" w:rsidRPr="006F11BE" w:rsidRDefault="00D05D0F" w:rsidP="00D0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6E9E5992" w14:textId="77777777" w:rsidR="00D05D0F" w:rsidRPr="00BB7604" w:rsidRDefault="00D05D0F" w:rsidP="00D0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4BDF3A5D" w14:textId="1DCC8BB0" w:rsidR="00D05D0F" w:rsidRPr="00BB7604" w:rsidRDefault="002C7074" w:rsidP="00D0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Example: </w:t>
            </w:r>
            <w:r>
              <w:rPr>
                <w:rFonts w:ascii="Times New Roman" w:eastAsiaTheme="minorEastAsia" w:hAnsi="Times New Roman"/>
                <w:sz w:val="22"/>
                <w:szCs w:val="22"/>
              </w:rPr>
              <w:t>“</w:t>
            </w:r>
            <w:r w:rsidRPr="002C7074">
              <w:rPr>
                <w:rFonts w:ascii="Times New Roman" w:eastAsiaTheme="minorEastAsia" w:hAnsi="Times New Roman"/>
                <w:sz w:val="22"/>
                <w:szCs w:val="22"/>
              </w:rPr>
              <w:t>related</w:t>
            </w:r>
            <w:r>
              <w:rPr>
                <w:rFonts w:ascii="Times New Roman" w:eastAsiaTheme="minorEastAsia" w:hAnsi="Times New Roman"/>
                <w:sz w:val="22"/>
                <w:szCs w:val="22"/>
              </w:rPr>
              <w:t>”</w:t>
            </w:r>
          </w:p>
        </w:tc>
      </w:tr>
      <w:tr w:rsidR="003964A3" w:rsidRPr="00BB7604" w14:paraId="2BD2289B"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val="restart"/>
          </w:tcPr>
          <w:p w14:paraId="32550417" w14:textId="2DE3BB76" w:rsidR="003964A3" w:rsidRPr="003964A3" w:rsidRDefault="003964A3" w:rsidP="003964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8B7509">
              <w:rPr>
                <w:rFonts w:ascii="Times New Roman" w:eastAsiaTheme="minorEastAsia" w:hAnsi="Times New Roman"/>
                <w:sz w:val="22"/>
                <w:szCs w:val="22"/>
                <w:lang w:val="ru-RU"/>
              </w:rPr>
              <w:t>participants[].</w:t>
            </w:r>
            <w:r>
              <w:rPr>
                <w:rFonts w:ascii="Times New Roman" w:eastAsiaTheme="minorEastAsia" w:hAnsi="Times New Roman"/>
                <w:sz w:val="22"/>
                <w:szCs w:val="22"/>
              </w:rPr>
              <w:t>type</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57C5052B" w14:textId="77777777" w:rsidR="00B33B74" w:rsidRPr="00934636" w:rsidRDefault="00B33B74" w:rsidP="00B33B7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934636">
              <w:rPr>
                <w:rFonts w:ascii="Times New Roman" w:eastAsiaTheme="minorEastAsia" w:hAnsi="Times New Roman"/>
                <w:sz w:val="22"/>
                <w:szCs w:val="22"/>
              </w:rPr>
              <w:t xml:space="preserve">Type: </w:t>
            </w:r>
            <w:r>
              <w:rPr>
                <w:rFonts w:ascii="Times New Roman" w:eastAsiaTheme="minorEastAsia" w:hAnsi="Times New Roman"/>
                <w:sz w:val="22"/>
                <w:szCs w:val="22"/>
              </w:rPr>
              <w:t>String</w:t>
            </w:r>
          </w:p>
          <w:p w14:paraId="028AC13F" w14:textId="57E365B7" w:rsidR="003964A3" w:rsidRPr="00BB7604" w:rsidRDefault="00B33B74" w:rsidP="00B33B7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934636">
              <w:rPr>
                <w:rFonts w:ascii="Times New Roman" w:eastAsiaTheme="minorEastAsia" w:hAnsi="Times New Roman"/>
                <w:sz w:val="22"/>
                <w:szCs w:val="22"/>
              </w:rPr>
              <w:t xml:space="preserve">Required: </w:t>
            </w:r>
            <w:r w:rsidRPr="00155BAD">
              <w:rPr>
                <w:rFonts w:ascii="Times New Roman" w:eastAsiaTheme="minorEastAsia" w:hAnsi="Times New Roman"/>
                <w:sz w:val="22"/>
                <w:szCs w:val="22"/>
              </w:rPr>
              <w:t>No</w:t>
            </w:r>
          </w:p>
        </w:tc>
        <w:tc>
          <w:tcPr>
            <w:cnfStyle w:val="000010000000" w:firstRow="0" w:lastRow="0" w:firstColumn="0" w:lastColumn="0" w:oddVBand="1" w:evenVBand="0" w:oddHBand="0" w:evenHBand="0" w:firstRowFirstColumn="0" w:firstRowLastColumn="0" w:lastRowFirstColumn="0" w:lastRowLastColumn="0"/>
            <w:tcW w:w="3205" w:type="dxa"/>
          </w:tcPr>
          <w:p w14:paraId="557F6504" w14:textId="12FB614F" w:rsidR="00B33B74" w:rsidRDefault="00B33B74" w:rsidP="00B33B7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8B7509">
              <w:rPr>
                <w:rFonts w:ascii="Times New Roman" w:eastAsiaTheme="minorEastAsia" w:hAnsi="Times New Roman"/>
                <w:sz w:val="22"/>
                <w:szCs w:val="22"/>
              </w:rPr>
              <w:t>ENG:</w:t>
            </w:r>
            <w:r>
              <w:rPr>
                <w:rFonts w:ascii="Times New Roman" w:eastAsiaTheme="minorEastAsia" w:hAnsi="Times New Roman"/>
                <w:sz w:val="22"/>
                <w:szCs w:val="22"/>
              </w:rPr>
              <w:t xml:space="preserve"> </w:t>
            </w:r>
            <w:r w:rsidRPr="002C7074">
              <w:rPr>
                <w:rFonts w:ascii="Times New Roman" w:eastAsiaTheme="minorEastAsia" w:hAnsi="Times New Roman"/>
                <w:sz w:val="22"/>
                <w:szCs w:val="22"/>
              </w:rPr>
              <w:t xml:space="preserve">Participant </w:t>
            </w:r>
            <w:r>
              <w:rPr>
                <w:rFonts w:ascii="Times New Roman" w:eastAsiaTheme="minorEastAsia" w:hAnsi="Times New Roman"/>
                <w:sz w:val="22"/>
                <w:szCs w:val="22"/>
              </w:rPr>
              <w:t>type</w:t>
            </w:r>
          </w:p>
          <w:p w14:paraId="20244E07" w14:textId="13532A4A" w:rsidR="003964A3" w:rsidRPr="00BB7604" w:rsidRDefault="00B33B74" w:rsidP="00B33B74">
            <w:pPr>
              <w:autoSpaceDE w:val="0"/>
              <w:autoSpaceDN w:val="0"/>
              <w:adjustRightInd w:val="0"/>
              <w:spacing w:after="0" w:line="360" w:lineRule="auto"/>
              <w:rPr>
                <w:rFonts w:ascii="Times New Roman" w:eastAsiaTheme="minorEastAsia" w:hAnsi="Times New Roman"/>
                <w:sz w:val="22"/>
                <w:szCs w:val="22"/>
              </w:rPr>
            </w:pPr>
            <w:r>
              <w:rPr>
                <w:rFonts w:ascii="Times New Roman" w:eastAsiaTheme="minorEastAsia" w:hAnsi="Times New Roman"/>
                <w:sz w:val="22"/>
                <w:szCs w:val="22"/>
              </w:rPr>
              <w:t>VNM: Loại người vay</w:t>
            </w:r>
          </w:p>
        </w:tc>
      </w:tr>
      <w:tr w:rsidR="003964A3" w:rsidRPr="00BB7604" w14:paraId="09291D8B"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386C866B" w14:textId="77777777" w:rsidR="003964A3" w:rsidRPr="006F11BE" w:rsidRDefault="003964A3" w:rsidP="00D0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366D94FB" w14:textId="77777777" w:rsidR="003964A3" w:rsidRPr="00BB7604" w:rsidRDefault="003964A3" w:rsidP="00D0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24F9406B" w14:textId="4FA8A489" w:rsidR="003964A3" w:rsidRPr="00BB7604" w:rsidRDefault="00B33B74" w:rsidP="00D0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Pr>
                <w:rFonts w:ascii="Times New Roman" w:eastAsiaTheme="minorEastAsia" w:hAnsi="Times New Roman"/>
                <w:sz w:val="22"/>
                <w:szCs w:val="22"/>
              </w:rPr>
              <w:t>-</w:t>
            </w:r>
          </w:p>
        </w:tc>
      </w:tr>
      <w:tr w:rsidR="003964A3" w:rsidRPr="00BB7604" w14:paraId="2046D2D3"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tcPr>
          <w:p w14:paraId="095F1AB7" w14:textId="77777777" w:rsidR="003964A3" w:rsidRPr="006F11BE" w:rsidRDefault="003964A3" w:rsidP="00D0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2090A152" w14:textId="77777777" w:rsidR="003964A3" w:rsidRPr="00BB7604" w:rsidRDefault="003964A3" w:rsidP="00D0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67897B29" w14:textId="65CD48E1" w:rsidR="003964A3" w:rsidRPr="00BB7604" w:rsidRDefault="00B33B74" w:rsidP="00D0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8B7509">
              <w:rPr>
                <w:rFonts w:ascii="Times New Roman" w:eastAsiaTheme="minorEastAsia" w:hAnsi="Times New Roman"/>
                <w:sz w:val="22"/>
                <w:szCs w:val="22"/>
                <w:lang w:val="ru-RU"/>
              </w:rPr>
              <w:t>participants[].</w:t>
            </w:r>
            <w:r w:rsidRPr="00B33B74">
              <w:rPr>
                <w:rFonts w:ascii="Times New Roman" w:eastAsiaTheme="minorEastAsia" w:hAnsi="Times New Roman"/>
                <w:sz w:val="22"/>
                <w:szCs w:val="22"/>
                <w:lang w:val="ru-RU"/>
              </w:rPr>
              <w:t>type</w:t>
            </w:r>
          </w:p>
        </w:tc>
      </w:tr>
      <w:tr w:rsidR="003964A3" w:rsidRPr="00BB7604" w14:paraId="706F38D5"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5812B6F4" w14:textId="77777777" w:rsidR="003964A3" w:rsidRPr="006F11BE" w:rsidRDefault="003964A3" w:rsidP="00D0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6101815C" w14:textId="77777777" w:rsidR="003964A3" w:rsidRPr="00BB7604" w:rsidRDefault="003964A3" w:rsidP="00D0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7E5666B6" w14:textId="77777777" w:rsidR="003964A3" w:rsidRDefault="003964A3" w:rsidP="00D0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Example: </w:t>
            </w:r>
            <w:r>
              <w:rPr>
                <w:rFonts w:ascii="Times New Roman" w:eastAsiaTheme="minorEastAsia" w:hAnsi="Times New Roman"/>
                <w:sz w:val="22"/>
                <w:szCs w:val="22"/>
              </w:rPr>
              <w:t>“</w:t>
            </w:r>
            <w:r w:rsidRPr="003964A3">
              <w:rPr>
                <w:rFonts w:ascii="Times New Roman" w:eastAsiaTheme="minorEastAsia" w:hAnsi="Times New Roman"/>
                <w:sz w:val="22"/>
                <w:szCs w:val="22"/>
              </w:rPr>
              <w:t>individual</w:t>
            </w:r>
            <w:r>
              <w:rPr>
                <w:rFonts w:ascii="Times New Roman" w:eastAsiaTheme="minorEastAsia" w:hAnsi="Times New Roman"/>
                <w:sz w:val="22"/>
                <w:szCs w:val="22"/>
              </w:rPr>
              <w:t>”</w:t>
            </w:r>
          </w:p>
          <w:p w14:paraId="11CC94A5" w14:textId="5E2E3121" w:rsidR="003964A3" w:rsidRPr="00BB7604" w:rsidRDefault="003964A3" w:rsidP="00D0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3964A3">
              <w:rPr>
                <w:rFonts w:ascii="Times New Roman" w:eastAsiaTheme="minorEastAsia" w:hAnsi="Times New Roman"/>
                <w:sz w:val="22"/>
                <w:szCs w:val="22"/>
              </w:rPr>
              <w:t>"legal"</w:t>
            </w:r>
          </w:p>
        </w:tc>
      </w:tr>
      <w:tr w:rsidR="00521FA8" w:rsidRPr="00BB7604" w14:paraId="49CE0D2B"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val="restart"/>
          </w:tcPr>
          <w:p w14:paraId="7E142BB8" w14:textId="024D39BD" w:rsidR="00521FA8" w:rsidRPr="006F11BE"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8B7509">
              <w:rPr>
                <w:rFonts w:ascii="Times New Roman" w:eastAsiaTheme="minorEastAsia" w:hAnsi="Times New Roman"/>
                <w:sz w:val="22"/>
                <w:szCs w:val="22"/>
                <w:lang w:val="ru-RU"/>
              </w:rPr>
              <w:t>participants[].</w:t>
            </w:r>
            <w:r>
              <w:rPr>
                <w:rFonts w:ascii="Times New Roman" w:eastAsiaTheme="minorEastAsia" w:hAnsi="Times New Roman"/>
                <w:sz w:val="22"/>
                <w:szCs w:val="22"/>
              </w:rPr>
              <w:t>status</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3B53C33F" w14:textId="77777777" w:rsidR="00521FA8" w:rsidRPr="00934636"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934636">
              <w:rPr>
                <w:rFonts w:ascii="Times New Roman" w:eastAsiaTheme="minorEastAsia" w:hAnsi="Times New Roman"/>
                <w:sz w:val="22"/>
                <w:szCs w:val="22"/>
              </w:rPr>
              <w:t xml:space="preserve">Type: </w:t>
            </w:r>
            <w:r>
              <w:rPr>
                <w:rFonts w:ascii="Times New Roman" w:eastAsiaTheme="minorEastAsia" w:hAnsi="Times New Roman"/>
                <w:sz w:val="22"/>
                <w:szCs w:val="22"/>
              </w:rPr>
              <w:t>String</w:t>
            </w:r>
          </w:p>
          <w:p w14:paraId="66DE36D7" w14:textId="1776100C"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934636">
              <w:rPr>
                <w:rFonts w:ascii="Times New Roman" w:eastAsiaTheme="minorEastAsia" w:hAnsi="Times New Roman"/>
                <w:sz w:val="22"/>
                <w:szCs w:val="22"/>
              </w:rPr>
              <w:t xml:space="preserve">Required: </w:t>
            </w:r>
            <w:r w:rsidRPr="00155BAD">
              <w:rPr>
                <w:rFonts w:ascii="Times New Roman" w:eastAsiaTheme="minorEastAsia" w:hAnsi="Times New Roman"/>
                <w:sz w:val="22"/>
                <w:szCs w:val="22"/>
              </w:rPr>
              <w:t>No</w:t>
            </w:r>
          </w:p>
        </w:tc>
        <w:tc>
          <w:tcPr>
            <w:cnfStyle w:val="000010000000" w:firstRow="0" w:lastRow="0" w:firstColumn="0" w:lastColumn="0" w:oddVBand="1" w:evenVBand="0" w:oddHBand="0" w:evenHBand="0" w:firstRowFirstColumn="0" w:firstRowLastColumn="0" w:lastRowFirstColumn="0" w:lastRowLastColumn="0"/>
            <w:tcW w:w="3205" w:type="dxa"/>
          </w:tcPr>
          <w:p w14:paraId="75EABFD4" w14:textId="26FE2BA5"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8B7509">
              <w:rPr>
                <w:rFonts w:ascii="Times New Roman" w:eastAsiaTheme="minorEastAsia" w:hAnsi="Times New Roman"/>
                <w:sz w:val="22"/>
                <w:szCs w:val="22"/>
              </w:rPr>
              <w:t>ENG:</w:t>
            </w:r>
            <w:r>
              <w:rPr>
                <w:rFonts w:ascii="Times New Roman" w:eastAsiaTheme="minorEastAsia" w:hAnsi="Times New Roman"/>
                <w:sz w:val="22"/>
                <w:szCs w:val="22"/>
              </w:rPr>
              <w:t xml:space="preserve"> Status</w:t>
            </w:r>
          </w:p>
        </w:tc>
      </w:tr>
      <w:tr w:rsidR="00521FA8" w:rsidRPr="00BB7604" w14:paraId="649AA41D"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00DC0CDB" w14:textId="77777777" w:rsidR="00521FA8" w:rsidRPr="006F11BE"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14E5E60F"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52B77F47" w14:textId="20EE348B"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4B7769">
              <w:rPr>
                <w:rFonts w:ascii="Times New Roman" w:eastAsiaTheme="minorEastAsia" w:hAnsi="Times New Roman"/>
                <w:sz w:val="22"/>
                <w:szCs w:val="22"/>
              </w:rPr>
              <w:t xml:space="preserve">Input Application → Customer Information → </w:t>
            </w:r>
            <w:r w:rsidRPr="002C7074">
              <w:rPr>
                <w:rFonts w:ascii="Times New Roman" w:eastAsiaTheme="minorEastAsia" w:hAnsi="Times New Roman"/>
                <w:sz w:val="22"/>
                <w:szCs w:val="22"/>
              </w:rPr>
              <w:t>Related Person Information</w:t>
            </w:r>
            <w:r>
              <w:rPr>
                <w:rFonts w:ascii="Times New Roman" w:eastAsiaTheme="minorEastAsia" w:hAnsi="Times New Roman"/>
                <w:sz w:val="22"/>
                <w:szCs w:val="22"/>
              </w:rPr>
              <w:t xml:space="preserve">→ </w:t>
            </w:r>
            <w:r w:rsidRPr="00521FA8">
              <w:rPr>
                <w:rFonts w:ascii="Times New Roman" w:eastAsiaTheme="minorEastAsia" w:hAnsi="Times New Roman"/>
                <w:sz w:val="22"/>
                <w:szCs w:val="22"/>
              </w:rPr>
              <w:t>Status</w:t>
            </w:r>
          </w:p>
        </w:tc>
      </w:tr>
      <w:tr w:rsidR="00521FA8" w:rsidRPr="00BB7604" w14:paraId="01039784"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tcPr>
          <w:p w14:paraId="1B96E27A" w14:textId="77777777" w:rsidR="00521FA8" w:rsidRPr="006F11BE"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067B120E"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3A704B40" w14:textId="754EAAD4" w:rsidR="00521FA8" w:rsidRPr="00521FA8"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8B7509">
              <w:rPr>
                <w:rFonts w:ascii="Times New Roman" w:eastAsiaTheme="minorEastAsia" w:hAnsi="Times New Roman"/>
                <w:sz w:val="22"/>
                <w:szCs w:val="22"/>
                <w:lang w:val="ru-RU"/>
              </w:rPr>
              <w:t>participants[].</w:t>
            </w:r>
            <w:r>
              <w:rPr>
                <w:rFonts w:ascii="Times New Roman" w:eastAsiaTheme="minorEastAsia" w:hAnsi="Times New Roman"/>
                <w:sz w:val="22"/>
                <w:szCs w:val="22"/>
              </w:rPr>
              <w:t>status</w:t>
            </w:r>
          </w:p>
        </w:tc>
      </w:tr>
      <w:tr w:rsidR="00521FA8" w:rsidRPr="00BB7604" w14:paraId="2A3586A1"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01D85E73" w14:textId="77777777" w:rsidR="00521FA8" w:rsidRPr="006F11BE"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64AC1DCB"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39FFED0B" w14:textId="24800808"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Example: </w:t>
            </w:r>
            <w:r w:rsidRPr="00521FA8">
              <w:rPr>
                <w:rFonts w:ascii="Times New Roman" w:eastAsiaTheme="minorEastAsia" w:hAnsi="Times New Roman"/>
                <w:sz w:val="22"/>
                <w:szCs w:val="22"/>
              </w:rPr>
              <w:t>"Active"</w:t>
            </w:r>
          </w:p>
        </w:tc>
      </w:tr>
      <w:tr w:rsidR="00521FA8" w:rsidRPr="00BB7604" w14:paraId="23FD9FC9"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val="restart"/>
          </w:tcPr>
          <w:p w14:paraId="7617FAEE" w14:textId="3EA628A5" w:rsidR="00521FA8" w:rsidRPr="006F11BE"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155BAD">
              <w:rPr>
                <w:rFonts w:ascii="Times New Roman" w:eastAsiaTheme="minorEastAsia" w:hAnsi="Times New Roman"/>
                <w:sz w:val="22"/>
                <w:szCs w:val="22"/>
              </w:rPr>
              <w:t>participants[].relationship</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79424F58" w14:textId="77777777" w:rsidR="00521FA8" w:rsidRPr="004B7769"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Type: String</w:t>
            </w:r>
          </w:p>
          <w:p w14:paraId="11027E8B" w14:textId="7FEADFA5"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Required: No</w:t>
            </w:r>
          </w:p>
        </w:tc>
        <w:tc>
          <w:tcPr>
            <w:cnfStyle w:val="000010000000" w:firstRow="0" w:lastRow="0" w:firstColumn="0" w:lastColumn="0" w:oddVBand="1" w:evenVBand="0" w:oddHBand="0" w:evenHBand="0" w:firstRowFirstColumn="0" w:firstRowLastColumn="0" w:lastRowFirstColumn="0" w:lastRowLastColumn="0"/>
            <w:tcW w:w="3205" w:type="dxa"/>
          </w:tcPr>
          <w:p w14:paraId="27BD4B47" w14:textId="6DC52F1B"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8B7509">
              <w:rPr>
                <w:rFonts w:ascii="Times New Roman" w:eastAsiaTheme="minorEastAsia" w:hAnsi="Times New Roman"/>
                <w:sz w:val="22"/>
                <w:szCs w:val="22"/>
              </w:rPr>
              <w:t xml:space="preserve">ENG: </w:t>
            </w:r>
            <w:r>
              <w:rPr>
                <w:rFonts w:ascii="Times New Roman" w:eastAsiaTheme="minorEastAsia" w:hAnsi="Times New Roman"/>
                <w:sz w:val="22"/>
                <w:szCs w:val="22"/>
              </w:rPr>
              <w:t>Relationship</w:t>
            </w:r>
          </w:p>
        </w:tc>
      </w:tr>
      <w:tr w:rsidR="00521FA8" w:rsidRPr="00BB7604" w14:paraId="7332D1B8"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0B0366EA" w14:textId="77777777"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1C8FDDCD"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563CBD31" w14:textId="0356CD48"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4B7769">
              <w:rPr>
                <w:rFonts w:ascii="Times New Roman" w:eastAsiaTheme="minorEastAsia" w:hAnsi="Times New Roman"/>
                <w:sz w:val="22"/>
                <w:szCs w:val="22"/>
              </w:rPr>
              <w:t xml:space="preserve">Input Application → Customer Information → </w:t>
            </w:r>
            <w:r w:rsidRPr="002C7074">
              <w:rPr>
                <w:rFonts w:ascii="Times New Roman" w:eastAsiaTheme="minorEastAsia" w:hAnsi="Times New Roman"/>
                <w:sz w:val="22"/>
                <w:szCs w:val="22"/>
              </w:rPr>
              <w:t>Related Person Information</w:t>
            </w:r>
            <w:r>
              <w:rPr>
                <w:rFonts w:ascii="Times New Roman" w:eastAsiaTheme="minorEastAsia" w:hAnsi="Times New Roman"/>
                <w:sz w:val="22"/>
                <w:szCs w:val="22"/>
              </w:rPr>
              <w:t>→ Relationship</w:t>
            </w:r>
          </w:p>
        </w:tc>
      </w:tr>
      <w:tr w:rsidR="00521FA8" w:rsidRPr="00BB7604" w14:paraId="6A969E89"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tcPr>
          <w:p w14:paraId="765E8E80" w14:textId="77777777"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248DAA41"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69C94CDD" w14:textId="3CB1B05C"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4B7769">
              <w:rPr>
                <w:rFonts w:ascii="Times New Roman" w:eastAsiaTheme="minorEastAsia" w:hAnsi="Times New Roman"/>
                <w:sz w:val="22"/>
                <w:szCs w:val="22"/>
              </w:rPr>
              <w:t>participants[</w:t>
            </w:r>
            <w:r>
              <w:rPr>
                <w:rFonts w:ascii="Times New Roman" w:eastAsiaTheme="minorEastAsia" w:hAnsi="Times New Roman"/>
                <w:sz w:val="22"/>
                <w:szCs w:val="22"/>
              </w:rPr>
              <w:t>role=</w:t>
            </w:r>
            <w:r w:rsidRPr="002C7074">
              <w:rPr>
                <w:rFonts w:ascii="Times New Roman" w:eastAsiaTheme="minorEastAsia" w:hAnsi="Times New Roman"/>
                <w:sz w:val="22"/>
                <w:szCs w:val="22"/>
              </w:rPr>
              <w:t>related</w:t>
            </w:r>
            <w:r>
              <w:rPr>
                <w:rFonts w:ascii="Times New Roman" w:eastAsiaTheme="minorEastAsia" w:hAnsi="Times New Roman"/>
                <w:sz w:val="22"/>
                <w:szCs w:val="22"/>
              </w:rPr>
              <w:t>].relationship</w:t>
            </w:r>
          </w:p>
        </w:tc>
      </w:tr>
      <w:tr w:rsidR="00521FA8" w:rsidRPr="00BB7604" w14:paraId="68310D1C"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2F4CEF52" w14:textId="77777777"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3585F8CD"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6FA6AC68" w14:textId="1AC848E6"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Example:</w:t>
            </w:r>
            <w:r>
              <w:rPr>
                <w:rFonts w:ascii="Times New Roman" w:eastAsiaTheme="minorEastAsia" w:hAnsi="Times New Roman"/>
                <w:sz w:val="22"/>
                <w:szCs w:val="22"/>
              </w:rPr>
              <w:t xml:space="preserve"> </w:t>
            </w:r>
            <w:r w:rsidRPr="002C7074">
              <w:rPr>
                <w:rFonts w:ascii="Times New Roman" w:eastAsiaTheme="minorEastAsia" w:hAnsi="Times New Roman"/>
                <w:sz w:val="22"/>
                <w:szCs w:val="22"/>
              </w:rPr>
              <w:t>"6"</w:t>
            </w:r>
          </w:p>
        </w:tc>
      </w:tr>
      <w:tr w:rsidR="00521FA8" w:rsidRPr="00BB7604" w14:paraId="2C1FDFA4"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val="restart"/>
          </w:tcPr>
          <w:p w14:paraId="01BAB0E0" w14:textId="38090BAC"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155BAD">
              <w:rPr>
                <w:rFonts w:ascii="Times New Roman" w:eastAsiaTheme="minorEastAsia" w:hAnsi="Times New Roman"/>
                <w:sz w:val="22"/>
                <w:szCs w:val="22"/>
              </w:rPr>
              <w:t>participants[].</w:t>
            </w:r>
            <w:r w:rsidRPr="002C7074">
              <w:rPr>
                <w:rFonts w:ascii="Times New Roman" w:eastAsiaTheme="minorEastAsia" w:hAnsi="Times New Roman"/>
                <w:sz w:val="22"/>
                <w:szCs w:val="22"/>
              </w:rPr>
              <w:t>relationshipText</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18167F20" w14:textId="77777777" w:rsidR="00521FA8" w:rsidRPr="004B7769"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Type: String</w:t>
            </w:r>
          </w:p>
          <w:p w14:paraId="7220256A" w14:textId="3217BE80"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Required: No</w:t>
            </w:r>
          </w:p>
        </w:tc>
        <w:tc>
          <w:tcPr>
            <w:cnfStyle w:val="000010000000" w:firstRow="0" w:lastRow="0" w:firstColumn="0" w:lastColumn="0" w:oddVBand="1" w:evenVBand="0" w:oddHBand="0" w:evenHBand="0" w:firstRowFirstColumn="0" w:firstRowLastColumn="0" w:lastRowFirstColumn="0" w:lastRowLastColumn="0"/>
            <w:tcW w:w="3205" w:type="dxa"/>
          </w:tcPr>
          <w:p w14:paraId="56483B82" w14:textId="025AF9CB"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8B7509">
              <w:rPr>
                <w:rFonts w:ascii="Times New Roman" w:eastAsiaTheme="minorEastAsia" w:hAnsi="Times New Roman"/>
                <w:sz w:val="22"/>
                <w:szCs w:val="22"/>
              </w:rPr>
              <w:t xml:space="preserve">ENG: </w:t>
            </w:r>
            <w:r>
              <w:rPr>
                <w:rFonts w:ascii="Times New Roman" w:eastAsiaTheme="minorEastAsia" w:hAnsi="Times New Roman"/>
                <w:sz w:val="22"/>
                <w:szCs w:val="22"/>
              </w:rPr>
              <w:t>Relationship</w:t>
            </w:r>
          </w:p>
        </w:tc>
      </w:tr>
      <w:tr w:rsidR="00521FA8" w:rsidRPr="00BB7604" w14:paraId="17FBCF5F"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5DD36241" w14:textId="77777777"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116D42FD"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27AFA28D" w14:textId="3675C873"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4B7769">
              <w:rPr>
                <w:rFonts w:ascii="Times New Roman" w:eastAsiaTheme="minorEastAsia" w:hAnsi="Times New Roman"/>
                <w:sz w:val="22"/>
                <w:szCs w:val="22"/>
              </w:rPr>
              <w:t xml:space="preserve">Input Application → Customer Information → </w:t>
            </w:r>
            <w:r w:rsidRPr="002C7074">
              <w:rPr>
                <w:rFonts w:ascii="Times New Roman" w:eastAsiaTheme="minorEastAsia" w:hAnsi="Times New Roman"/>
                <w:sz w:val="22"/>
                <w:szCs w:val="22"/>
              </w:rPr>
              <w:t>Related Person Information</w:t>
            </w:r>
            <w:r>
              <w:rPr>
                <w:rFonts w:ascii="Times New Roman" w:eastAsiaTheme="minorEastAsia" w:hAnsi="Times New Roman"/>
                <w:sz w:val="22"/>
                <w:szCs w:val="22"/>
              </w:rPr>
              <w:t xml:space="preserve">→ Relationship </w:t>
            </w:r>
          </w:p>
        </w:tc>
      </w:tr>
      <w:tr w:rsidR="00521FA8" w:rsidRPr="00BB7604" w14:paraId="39E6C0B8"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tcPr>
          <w:p w14:paraId="324F2250" w14:textId="77777777"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20E436C0"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6E151580" w14:textId="338D3B2A"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4B7769">
              <w:rPr>
                <w:rFonts w:ascii="Times New Roman" w:eastAsiaTheme="minorEastAsia" w:hAnsi="Times New Roman"/>
                <w:sz w:val="22"/>
                <w:szCs w:val="22"/>
              </w:rPr>
              <w:t>participants[</w:t>
            </w:r>
            <w:r>
              <w:rPr>
                <w:rFonts w:ascii="Times New Roman" w:eastAsiaTheme="minorEastAsia" w:hAnsi="Times New Roman"/>
                <w:sz w:val="22"/>
                <w:szCs w:val="22"/>
              </w:rPr>
              <w:t>role=</w:t>
            </w:r>
            <w:r w:rsidRPr="002C7074">
              <w:rPr>
                <w:rFonts w:ascii="Times New Roman" w:eastAsiaTheme="minorEastAsia" w:hAnsi="Times New Roman"/>
                <w:sz w:val="22"/>
                <w:szCs w:val="22"/>
              </w:rPr>
              <w:t>related</w:t>
            </w:r>
            <w:r>
              <w:rPr>
                <w:rFonts w:ascii="Times New Roman" w:eastAsiaTheme="minorEastAsia" w:hAnsi="Times New Roman"/>
                <w:sz w:val="22"/>
                <w:szCs w:val="22"/>
              </w:rPr>
              <w:t>].relationship</w:t>
            </w:r>
          </w:p>
        </w:tc>
      </w:tr>
      <w:tr w:rsidR="00521FA8" w:rsidRPr="00BB7604" w14:paraId="49795B0E"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647C1800" w14:textId="77777777"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07B1AAF2"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45F7AB74" w14:textId="567360A8"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Example:</w:t>
            </w:r>
            <w:r>
              <w:rPr>
                <w:rFonts w:ascii="Times New Roman" w:eastAsiaTheme="minorEastAsia" w:hAnsi="Times New Roman"/>
                <w:sz w:val="22"/>
                <w:szCs w:val="22"/>
              </w:rPr>
              <w:t xml:space="preserve"> </w:t>
            </w:r>
            <w:r w:rsidRPr="002C7074">
              <w:rPr>
                <w:rFonts w:ascii="Times New Roman" w:eastAsiaTheme="minorEastAsia" w:hAnsi="Times New Roman"/>
                <w:sz w:val="22"/>
                <w:szCs w:val="22"/>
              </w:rPr>
              <w:t>"HKD members"</w:t>
            </w:r>
          </w:p>
        </w:tc>
      </w:tr>
      <w:tr w:rsidR="00521FA8" w:rsidRPr="00BB7604" w14:paraId="7A6A7312"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val="restart"/>
          </w:tcPr>
          <w:p w14:paraId="3C046319" w14:textId="4B6DAAF3"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155BAD">
              <w:rPr>
                <w:rFonts w:ascii="Times New Roman" w:eastAsiaTheme="minorEastAsia" w:hAnsi="Times New Roman"/>
                <w:sz w:val="22"/>
                <w:szCs w:val="22"/>
              </w:rPr>
              <w:t>participants[].</w:t>
            </w:r>
            <w:r w:rsidRPr="00021A57">
              <w:rPr>
                <w:rFonts w:ascii="Times New Roman" w:eastAsiaTheme="minorEastAsia" w:hAnsi="Times New Roman"/>
                <w:sz w:val="24"/>
              </w:rPr>
              <w:t>detailsText</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61FC60CE" w14:textId="77777777" w:rsidR="00521FA8" w:rsidRPr="004B7769"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Type: String</w:t>
            </w:r>
          </w:p>
          <w:p w14:paraId="0F5A8BE1" w14:textId="2A1A9920"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lastRenderedPageBreak/>
              <w:t>Required: No</w:t>
            </w:r>
          </w:p>
        </w:tc>
        <w:tc>
          <w:tcPr>
            <w:cnfStyle w:val="000010000000" w:firstRow="0" w:lastRow="0" w:firstColumn="0" w:lastColumn="0" w:oddVBand="1" w:evenVBand="0" w:oddHBand="0" w:evenHBand="0" w:firstRowFirstColumn="0" w:firstRowLastColumn="0" w:lastRowFirstColumn="0" w:lastRowLastColumn="0"/>
            <w:tcW w:w="3205" w:type="dxa"/>
          </w:tcPr>
          <w:p w14:paraId="1FB4E964" w14:textId="305B2F6A"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8B7509">
              <w:rPr>
                <w:rFonts w:ascii="Times New Roman" w:eastAsiaTheme="minorEastAsia" w:hAnsi="Times New Roman"/>
                <w:sz w:val="22"/>
                <w:szCs w:val="22"/>
              </w:rPr>
              <w:lastRenderedPageBreak/>
              <w:t xml:space="preserve">ENG: </w:t>
            </w:r>
            <w:r>
              <w:rPr>
                <w:rFonts w:ascii="Times New Roman" w:eastAsiaTheme="minorEastAsia" w:hAnsi="Times New Roman"/>
                <w:sz w:val="24"/>
              </w:rPr>
              <w:t>D</w:t>
            </w:r>
            <w:r w:rsidRPr="00021A57">
              <w:rPr>
                <w:rFonts w:ascii="Times New Roman" w:eastAsiaTheme="minorEastAsia" w:hAnsi="Times New Roman"/>
                <w:sz w:val="24"/>
              </w:rPr>
              <w:t>etails</w:t>
            </w:r>
          </w:p>
        </w:tc>
      </w:tr>
      <w:tr w:rsidR="00521FA8" w:rsidRPr="00BB7604" w14:paraId="7D1FAA55"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7D7A3619" w14:textId="77777777"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547A6826"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76FA5870" w14:textId="4872F11B"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4B7769">
              <w:rPr>
                <w:rFonts w:ascii="Times New Roman" w:eastAsiaTheme="minorEastAsia" w:hAnsi="Times New Roman"/>
                <w:sz w:val="22"/>
                <w:szCs w:val="22"/>
              </w:rPr>
              <w:t xml:space="preserve">Input Application → Customer Information → </w:t>
            </w:r>
            <w:r w:rsidRPr="002C7074">
              <w:rPr>
                <w:rFonts w:ascii="Times New Roman" w:eastAsiaTheme="minorEastAsia" w:hAnsi="Times New Roman"/>
                <w:sz w:val="22"/>
                <w:szCs w:val="22"/>
              </w:rPr>
              <w:t>Related Person Information</w:t>
            </w:r>
            <w:r>
              <w:rPr>
                <w:rFonts w:ascii="Times New Roman" w:eastAsiaTheme="minorEastAsia" w:hAnsi="Times New Roman"/>
                <w:sz w:val="22"/>
                <w:szCs w:val="22"/>
              </w:rPr>
              <w:t xml:space="preserve">→ </w:t>
            </w:r>
            <w:r>
              <w:rPr>
                <w:rFonts w:ascii="Times New Roman" w:eastAsiaTheme="minorEastAsia" w:hAnsi="Times New Roman"/>
                <w:sz w:val="24"/>
              </w:rPr>
              <w:t>D</w:t>
            </w:r>
            <w:r w:rsidRPr="00021A57">
              <w:rPr>
                <w:rFonts w:ascii="Times New Roman" w:eastAsiaTheme="minorEastAsia" w:hAnsi="Times New Roman"/>
                <w:sz w:val="24"/>
              </w:rPr>
              <w:t>etails</w:t>
            </w:r>
          </w:p>
        </w:tc>
      </w:tr>
      <w:tr w:rsidR="00521FA8" w:rsidRPr="00BB7604" w14:paraId="06280EFE"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tcPr>
          <w:p w14:paraId="1367FBC1" w14:textId="77777777"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1731E166"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6FA0C810" w14:textId="6E3DD0A1"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4B7769">
              <w:rPr>
                <w:rFonts w:ascii="Times New Roman" w:eastAsiaTheme="minorEastAsia" w:hAnsi="Times New Roman"/>
                <w:sz w:val="22"/>
                <w:szCs w:val="22"/>
              </w:rPr>
              <w:t>participants[</w:t>
            </w:r>
            <w:r>
              <w:rPr>
                <w:rFonts w:ascii="Times New Roman" w:eastAsiaTheme="minorEastAsia" w:hAnsi="Times New Roman"/>
                <w:sz w:val="22"/>
                <w:szCs w:val="22"/>
              </w:rPr>
              <w:t>role=</w:t>
            </w:r>
            <w:r w:rsidRPr="002C7074">
              <w:rPr>
                <w:rFonts w:ascii="Times New Roman" w:eastAsiaTheme="minorEastAsia" w:hAnsi="Times New Roman"/>
                <w:sz w:val="22"/>
                <w:szCs w:val="22"/>
              </w:rPr>
              <w:t>related</w:t>
            </w:r>
            <w:r>
              <w:rPr>
                <w:rFonts w:ascii="Times New Roman" w:eastAsiaTheme="minorEastAsia" w:hAnsi="Times New Roman"/>
                <w:sz w:val="22"/>
                <w:szCs w:val="22"/>
              </w:rPr>
              <w:t>].</w:t>
            </w:r>
            <w:r w:rsidRPr="00021A57">
              <w:rPr>
                <w:rFonts w:ascii="Times New Roman" w:eastAsiaTheme="minorEastAsia" w:hAnsi="Times New Roman"/>
                <w:sz w:val="24"/>
              </w:rPr>
              <w:t>detailsText</w:t>
            </w:r>
          </w:p>
        </w:tc>
      </w:tr>
      <w:tr w:rsidR="00521FA8" w:rsidRPr="00BB7604" w14:paraId="3D564BC3"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49D3DF72" w14:textId="77777777"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602FE297"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2814B451" w14:textId="70D3A0B5"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Example:</w:t>
            </w:r>
            <w:r>
              <w:rPr>
                <w:rFonts w:ascii="Times New Roman" w:eastAsiaTheme="minorEastAsia" w:hAnsi="Times New Roman"/>
                <w:sz w:val="22"/>
                <w:szCs w:val="22"/>
              </w:rPr>
              <w:t xml:space="preserve"> </w:t>
            </w:r>
            <w:r w:rsidRPr="002C7074">
              <w:rPr>
                <w:rFonts w:ascii="Times New Roman" w:eastAsiaTheme="minorEastAsia" w:hAnsi="Times New Roman"/>
                <w:sz w:val="22"/>
                <w:szCs w:val="22"/>
              </w:rPr>
              <w:t>"</w:t>
            </w:r>
            <w:r>
              <w:rPr>
                <w:rFonts w:ascii="Times New Roman" w:eastAsiaTheme="minorEastAsia" w:hAnsi="Times New Roman"/>
                <w:sz w:val="22"/>
                <w:szCs w:val="22"/>
              </w:rPr>
              <w:t>Text</w:t>
            </w:r>
            <w:r w:rsidRPr="002C7074">
              <w:rPr>
                <w:rFonts w:ascii="Times New Roman" w:eastAsiaTheme="minorEastAsia" w:hAnsi="Times New Roman"/>
                <w:sz w:val="22"/>
                <w:szCs w:val="22"/>
              </w:rPr>
              <w:t>"</w:t>
            </w:r>
          </w:p>
        </w:tc>
      </w:tr>
      <w:tr w:rsidR="00521FA8" w:rsidRPr="00BB7604" w14:paraId="78B2B7B5"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val="restart"/>
          </w:tcPr>
          <w:p w14:paraId="590D0CB7" w14:textId="4BA88093"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participants[].</w:t>
            </w:r>
            <w:r w:rsidRPr="00021A57">
              <w:rPr>
                <w:rFonts w:ascii="Times New Roman" w:eastAsiaTheme="minorEastAsia" w:hAnsi="Times New Roman"/>
                <w:sz w:val="24"/>
              </w:rPr>
              <w:t>details2Text</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6B2A26F9" w14:textId="77777777" w:rsidR="00521FA8" w:rsidRPr="004B7769"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Type: String</w:t>
            </w:r>
          </w:p>
          <w:p w14:paraId="64ADBECA" w14:textId="4B261465"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Required: No</w:t>
            </w:r>
          </w:p>
        </w:tc>
        <w:tc>
          <w:tcPr>
            <w:cnfStyle w:val="000010000000" w:firstRow="0" w:lastRow="0" w:firstColumn="0" w:lastColumn="0" w:oddVBand="1" w:evenVBand="0" w:oddHBand="0" w:evenHBand="0" w:firstRowFirstColumn="0" w:firstRowLastColumn="0" w:lastRowFirstColumn="0" w:lastRowLastColumn="0"/>
            <w:tcW w:w="3205" w:type="dxa"/>
          </w:tcPr>
          <w:p w14:paraId="787D4450" w14:textId="0EE93CF0"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8B7509">
              <w:rPr>
                <w:rFonts w:ascii="Times New Roman" w:eastAsiaTheme="minorEastAsia" w:hAnsi="Times New Roman"/>
                <w:sz w:val="22"/>
                <w:szCs w:val="22"/>
              </w:rPr>
              <w:t xml:space="preserve">ENG: </w:t>
            </w:r>
            <w:r>
              <w:rPr>
                <w:rFonts w:ascii="Times New Roman" w:eastAsiaTheme="minorEastAsia" w:hAnsi="Times New Roman"/>
                <w:sz w:val="24"/>
              </w:rPr>
              <w:t>D</w:t>
            </w:r>
            <w:r w:rsidRPr="00021A57">
              <w:rPr>
                <w:rFonts w:ascii="Times New Roman" w:eastAsiaTheme="minorEastAsia" w:hAnsi="Times New Roman"/>
                <w:sz w:val="24"/>
              </w:rPr>
              <w:t>etails</w:t>
            </w:r>
          </w:p>
        </w:tc>
      </w:tr>
      <w:tr w:rsidR="00521FA8" w:rsidRPr="00BB7604" w14:paraId="65A756E9"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7B3E8453" w14:textId="77777777"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286761CF"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21200D34" w14:textId="24D3794A"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4B7769">
              <w:rPr>
                <w:rFonts w:ascii="Times New Roman" w:eastAsiaTheme="minorEastAsia" w:hAnsi="Times New Roman"/>
                <w:sz w:val="22"/>
                <w:szCs w:val="22"/>
              </w:rPr>
              <w:t xml:space="preserve">Input Application → Customer Information → </w:t>
            </w:r>
            <w:r w:rsidRPr="002C7074">
              <w:rPr>
                <w:rFonts w:ascii="Times New Roman" w:eastAsiaTheme="minorEastAsia" w:hAnsi="Times New Roman"/>
                <w:sz w:val="22"/>
                <w:szCs w:val="22"/>
              </w:rPr>
              <w:t>Related Person Information</w:t>
            </w:r>
            <w:r>
              <w:rPr>
                <w:rFonts w:ascii="Times New Roman" w:eastAsiaTheme="minorEastAsia" w:hAnsi="Times New Roman"/>
                <w:sz w:val="22"/>
                <w:szCs w:val="22"/>
              </w:rPr>
              <w:t xml:space="preserve">→ </w:t>
            </w:r>
            <w:r>
              <w:rPr>
                <w:rFonts w:ascii="Times New Roman" w:eastAsiaTheme="minorEastAsia" w:hAnsi="Times New Roman"/>
                <w:sz w:val="24"/>
              </w:rPr>
              <w:t>D</w:t>
            </w:r>
            <w:r w:rsidRPr="00021A57">
              <w:rPr>
                <w:rFonts w:ascii="Times New Roman" w:eastAsiaTheme="minorEastAsia" w:hAnsi="Times New Roman"/>
                <w:sz w:val="24"/>
              </w:rPr>
              <w:t>etails</w:t>
            </w:r>
          </w:p>
        </w:tc>
      </w:tr>
      <w:tr w:rsidR="00521FA8" w:rsidRPr="00BB7604" w14:paraId="366182CA"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tcPr>
          <w:p w14:paraId="5FBE0C5F" w14:textId="77777777"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18ED8FA7"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6CACA5CC" w14:textId="5C5134AB"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4B7769">
              <w:rPr>
                <w:rFonts w:ascii="Times New Roman" w:eastAsiaTheme="minorEastAsia" w:hAnsi="Times New Roman"/>
                <w:sz w:val="22"/>
                <w:szCs w:val="22"/>
              </w:rPr>
              <w:t>participants[</w:t>
            </w:r>
            <w:r>
              <w:rPr>
                <w:rFonts w:ascii="Times New Roman" w:eastAsiaTheme="minorEastAsia" w:hAnsi="Times New Roman"/>
                <w:sz w:val="22"/>
                <w:szCs w:val="22"/>
              </w:rPr>
              <w:t>role=</w:t>
            </w:r>
            <w:r w:rsidRPr="002C7074">
              <w:rPr>
                <w:rFonts w:ascii="Times New Roman" w:eastAsiaTheme="minorEastAsia" w:hAnsi="Times New Roman"/>
                <w:sz w:val="22"/>
                <w:szCs w:val="22"/>
              </w:rPr>
              <w:t>related</w:t>
            </w:r>
            <w:r>
              <w:rPr>
                <w:rFonts w:ascii="Times New Roman" w:eastAsiaTheme="minorEastAsia" w:hAnsi="Times New Roman"/>
                <w:sz w:val="22"/>
                <w:szCs w:val="22"/>
              </w:rPr>
              <w:t>].</w:t>
            </w:r>
            <w:r w:rsidRPr="00021A57">
              <w:rPr>
                <w:rFonts w:ascii="Times New Roman" w:eastAsiaTheme="minorEastAsia" w:hAnsi="Times New Roman"/>
                <w:sz w:val="24"/>
              </w:rPr>
              <w:t>details2Text</w:t>
            </w:r>
          </w:p>
        </w:tc>
      </w:tr>
      <w:tr w:rsidR="00521FA8" w:rsidRPr="00BB7604" w14:paraId="255FCF6E"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55E346A3" w14:textId="77777777"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0B19D175"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78851ABD" w14:textId="4CEEB486"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Example:</w:t>
            </w:r>
            <w:r>
              <w:rPr>
                <w:rFonts w:ascii="Times New Roman" w:eastAsiaTheme="minorEastAsia" w:hAnsi="Times New Roman"/>
                <w:sz w:val="22"/>
                <w:szCs w:val="22"/>
              </w:rPr>
              <w:t xml:space="preserve"> </w:t>
            </w:r>
            <w:r w:rsidRPr="002C7074">
              <w:rPr>
                <w:rFonts w:ascii="Times New Roman" w:eastAsiaTheme="minorEastAsia" w:hAnsi="Times New Roman"/>
                <w:sz w:val="22"/>
                <w:szCs w:val="22"/>
              </w:rPr>
              <w:t>"</w:t>
            </w:r>
            <w:r>
              <w:rPr>
                <w:rFonts w:ascii="Times New Roman" w:eastAsiaTheme="minorEastAsia" w:hAnsi="Times New Roman"/>
                <w:sz w:val="22"/>
                <w:szCs w:val="22"/>
              </w:rPr>
              <w:t>Text</w:t>
            </w:r>
            <w:r w:rsidRPr="002C7074">
              <w:rPr>
                <w:rFonts w:ascii="Times New Roman" w:eastAsiaTheme="minorEastAsia" w:hAnsi="Times New Roman"/>
                <w:sz w:val="22"/>
                <w:szCs w:val="22"/>
              </w:rPr>
              <w:t>"</w:t>
            </w:r>
          </w:p>
        </w:tc>
      </w:tr>
      <w:tr w:rsidR="00521FA8" w:rsidRPr="00BB7604" w14:paraId="5FABE165"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val="restart"/>
          </w:tcPr>
          <w:p w14:paraId="5EEA96AF" w14:textId="75BFCC3C"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693B91">
              <w:rPr>
                <w:rFonts w:ascii="Times New Roman" w:eastAsiaTheme="minorEastAsia" w:hAnsi="Times New Roman"/>
                <w:sz w:val="24"/>
              </w:rPr>
              <w:t>participants[].</w:t>
            </w:r>
            <w:r w:rsidRPr="00C63D68">
              <w:rPr>
                <w:rFonts w:ascii="Times New Roman" w:eastAsiaTheme="minorEastAsia" w:hAnsi="Times New Roman"/>
                <w:sz w:val="24"/>
              </w:rPr>
              <w:t>fullName</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43926180" w14:textId="77777777" w:rsidR="00521FA8" w:rsidRPr="004B7769"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Type: String</w:t>
            </w:r>
          </w:p>
          <w:p w14:paraId="68A3B0BB" w14:textId="61B35586"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Required: No</w:t>
            </w:r>
          </w:p>
        </w:tc>
        <w:tc>
          <w:tcPr>
            <w:cnfStyle w:val="000010000000" w:firstRow="0" w:lastRow="0" w:firstColumn="0" w:lastColumn="0" w:oddVBand="1" w:evenVBand="0" w:oddHBand="0" w:evenHBand="0" w:firstRowFirstColumn="0" w:firstRowLastColumn="0" w:lastRowFirstColumn="0" w:lastRowLastColumn="0"/>
            <w:tcW w:w="3205" w:type="dxa"/>
          </w:tcPr>
          <w:p w14:paraId="6ABFEB1F" w14:textId="3DEC9620"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8B7509">
              <w:rPr>
                <w:rFonts w:ascii="Times New Roman" w:eastAsiaTheme="minorEastAsia" w:hAnsi="Times New Roman"/>
                <w:sz w:val="22"/>
                <w:szCs w:val="22"/>
              </w:rPr>
              <w:t xml:space="preserve">ENG: </w:t>
            </w:r>
            <w:r>
              <w:rPr>
                <w:rFonts w:ascii="Times New Roman" w:eastAsiaTheme="minorEastAsia" w:hAnsi="Times New Roman"/>
                <w:sz w:val="24"/>
              </w:rPr>
              <w:t>F</w:t>
            </w:r>
            <w:r w:rsidRPr="00C63D68">
              <w:rPr>
                <w:rFonts w:ascii="Times New Roman" w:eastAsiaTheme="minorEastAsia" w:hAnsi="Times New Roman"/>
                <w:sz w:val="24"/>
              </w:rPr>
              <w:t>ull</w:t>
            </w:r>
            <w:r>
              <w:rPr>
                <w:rFonts w:ascii="Times New Roman" w:eastAsiaTheme="minorEastAsia" w:hAnsi="Times New Roman"/>
                <w:sz w:val="24"/>
              </w:rPr>
              <w:t xml:space="preserve"> </w:t>
            </w:r>
            <w:r w:rsidRPr="00C63D68">
              <w:rPr>
                <w:rFonts w:ascii="Times New Roman" w:eastAsiaTheme="minorEastAsia" w:hAnsi="Times New Roman"/>
                <w:sz w:val="24"/>
              </w:rPr>
              <w:t>Name</w:t>
            </w:r>
          </w:p>
        </w:tc>
      </w:tr>
      <w:tr w:rsidR="00521FA8" w:rsidRPr="00BB7604" w14:paraId="639BBA5B"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02676490" w14:textId="77777777"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5389A4C7"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62835689" w14:textId="75C1B929"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4B7769">
              <w:rPr>
                <w:rFonts w:ascii="Times New Roman" w:eastAsiaTheme="minorEastAsia" w:hAnsi="Times New Roman"/>
                <w:sz w:val="22"/>
                <w:szCs w:val="22"/>
              </w:rPr>
              <w:t xml:space="preserve">Input Application → Customer Information → </w:t>
            </w:r>
            <w:r w:rsidRPr="002C7074">
              <w:rPr>
                <w:rFonts w:ascii="Times New Roman" w:eastAsiaTheme="minorEastAsia" w:hAnsi="Times New Roman"/>
                <w:sz w:val="22"/>
                <w:szCs w:val="22"/>
              </w:rPr>
              <w:t>Related Person Information</w:t>
            </w:r>
            <w:r>
              <w:rPr>
                <w:rFonts w:ascii="Times New Roman" w:eastAsiaTheme="minorEastAsia" w:hAnsi="Times New Roman"/>
                <w:sz w:val="22"/>
                <w:szCs w:val="22"/>
              </w:rPr>
              <w:t xml:space="preserve">→ </w:t>
            </w:r>
            <w:r>
              <w:rPr>
                <w:rFonts w:ascii="Times New Roman" w:eastAsiaTheme="minorEastAsia" w:hAnsi="Times New Roman"/>
                <w:sz w:val="24"/>
              </w:rPr>
              <w:t>F</w:t>
            </w:r>
            <w:r w:rsidRPr="00C63D68">
              <w:rPr>
                <w:rFonts w:ascii="Times New Roman" w:eastAsiaTheme="minorEastAsia" w:hAnsi="Times New Roman"/>
                <w:sz w:val="24"/>
              </w:rPr>
              <w:t>ull</w:t>
            </w:r>
            <w:r>
              <w:rPr>
                <w:rFonts w:ascii="Times New Roman" w:eastAsiaTheme="minorEastAsia" w:hAnsi="Times New Roman"/>
                <w:sz w:val="24"/>
              </w:rPr>
              <w:t xml:space="preserve"> </w:t>
            </w:r>
            <w:r w:rsidRPr="00C63D68">
              <w:rPr>
                <w:rFonts w:ascii="Times New Roman" w:eastAsiaTheme="minorEastAsia" w:hAnsi="Times New Roman"/>
                <w:sz w:val="24"/>
              </w:rPr>
              <w:t>Name</w:t>
            </w:r>
          </w:p>
        </w:tc>
      </w:tr>
      <w:tr w:rsidR="00521FA8" w:rsidRPr="00BB7604" w14:paraId="4BEB1BC2"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tcPr>
          <w:p w14:paraId="32A91B72" w14:textId="77777777"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1C8EC5E6"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2C4AC818" w14:textId="6439F62B"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4B7769">
              <w:rPr>
                <w:rFonts w:ascii="Times New Roman" w:eastAsiaTheme="minorEastAsia" w:hAnsi="Times New Roman"/>
                <w:sz w:val="22"/>
                <w:szCs w:val="22"/>
              </w:rPr>
              <w:t>participants[</w:t>
            </w:r>
            <w:r>
              <w:rPr>
                <w:rFonts w:ascii="Times New Roman" w:eastAsiaTheme="minorEastAsia" w:hAnsi="Times New Roman"/>
                <w:sz w:val="22"/>
                <w:szCs w:val="22"/>
              </w:rPr>
              <w:t>role=</w:t>
            </w:r>
            <w:r w:rsidRPr="002C7074">
              <w:rPr>
                <w:rFonts w:ascii="Times New Roman" w:eastAsiaTheme="minorEastAsia" w:hAnsi="Times New Roman"/>
                <w:sz w:val="22"/>
                <w:szCs w:val="22"/>
              </w:rPr>
              <w:t>related</w:t>
            </w:r>
            <w:r>
              <w:rPr>
                <w:rFonts w:ascii="Times New Roman" w:eastAsiaTheme="minorEastAsia" w:hAnsi="Times New Roman"/>
                <w:sz w:val="22"/>
                <w:szCs w:val="22"/>
              </w:rPr>
              <w:t>].</w:t>
            </w:r>
            <w:r w:rsidRPr="00C63D68">
              <w:rPr>
                <w:rFonts w:ascii="Times New Roman" w:eastAsiaTheme="minorEastAsia" w:hAnsi="Times New Roman"/>
                <w:sz w:val="24"/>
              </w:rPr>
              <w:t>fullName</w:t>
            </w:r>
          </w:p>
        </w:tc>
      </w:tr>
      <w:tr w:rsidR="00521FA8" w:rsidRPr="00BB7604" w14:paraId="1E61FC5A"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1594AF8E" w14:textId="77777777"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041F9868"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4B267BA3" w14:textId="6BF1A0F8"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Example:</w:t>
            </w:r>
            <w:r>
              <w:rPr>
                <w:rFonts w:ascii="Times New Roman" w:eastAsiaTheme="minorEastAsia" w:hAnsi="Times New Roman"/>
                <w:sz w:val="22"/>
                <w:szCs w:val="22"/>
              </w:rPr>
              <w:t xml:space="preserve"> </w:t>
            </w:r>
            <w:r w:rsidRPr="002C7074">
              <w:rPr>
                <w:rFonts w:ascii="Times New Roman" w:eastAsiaTheme="minorEastAsia" w:hAnsi="Times New Roman"/>
                <w:sz w:val="22"/>
                <w:szCs w:val="22"/>
              </w:rPr>
              <w:t>"</w:t>
            </w:r>
            <w:r>
              <w:rPr>
                <w:rFonts w:ascii="Times New Roman" w:eastAsiaTheme="minorEastAsia" w:hAnsi="Times New Roman"/>
                <w:sz w:val="22"/>
                <w:szCs w:val="22"/>
              </w:rPr>
              <w:t>Text</w:t>
            </w:r>
            <w:r w:rsidRPr="002C7074">
              <w:rPr>
                <w:rFonts w:ascii="Times New Roman" w:eastAsiaTheme="minorEastAsia" w:hAnsi="Times New Roman"/>
                <w:sz w:val="22"/>
                <w:szCs w:val="22"/>
              </w:rPr>
              <w:t>"</w:t>
            </w:r>
          </w:p>
        </w:tc>
      </w:tr>
      <w:tr w:rsidR="00521FA8" w:rsidRPr="00BB7604" w14:paraId="2D91845D"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val="restart"/>
          </w:tcPr>
          <w:p w14:paraId="1B09F051" w14:textId="6BBCF2BF" w:rsidR="00521FA8" w:rsidRPr="00C63D68"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693B91">
              <w:rPr>
                <w:rFonts w:ascii="Times New Roman" w:eastAsiaTheme="minorEastAsia" w:hAnsi="Times New Roman"/>
                <w:sz w:val="24"/>
              </w:rPr>
              <w:t>participants[].</w:t>
            </w:r>
            <w:r w:rsidRPr="007E40E5">
              <w:rPr>
                <w:rFonts w:ascii="Times New Roman" w:eastAsiaTheme="minorEastAsia" w:hAnsi="Times New Roman"/>
                <w:sz w:val="24"/>
              </w:rPr>
              <w:t>businessRegistrationNumber</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3AE573F4" w14:textId="77777777" w:rsidR="00521FA8" w:rsidRPr="004B7769"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Type: String</w:t>
            </w:r>
          </w:p>
          <w:p w14:paraId="67551536" w14:textId="0F9E208D"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Required: No</w:t>
            </w:r>
          </w:p>
        </w:tc>
        <w:tc>
          <w:tcPr>
            <w:cnfStyle w:val="000010000000" w:firstRow="0" w:lastRow="0" w:firstColumn="0" w:lastColumn="0" w:oddVBand="1" w:evenVBand="0" w:oddHBand="0" w:evenHBand="0" w:firstRowFirstColumn="0" w:firstRowLastColumn="0" w:lastRowFirstColumn="0" w:lastRowLastColumn="0"/>
            <w:tcW w:w="3205" w:type="dxa"/>
          </w:tcPr>
          <w:p w14:paraId="461BA4E3" w14:textId="6DE0A925"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8B7509">
              <w:rPr>
                <w:rFonts w:ascii="Times New Roman" w:eastAsiaTheme="minorEastAsia" w:hAnsi="Times New Roman"/>
                <w:sz w:val="22"/>
                <w:szCs w:val="22"/>
              </w:rPr>
              <w:t xml:space="preserve">ENG: </w:t>
            </w:r>
            <w:r>
              <w:rPr>
                <w:rFonts w:ascii="Times New Roman" w:eastAsiaTheme="minorEastAsia" w:hAnsi="Times New Roman"/>
                <w:sz w:val="24"/>
              </w:rPr>
              <w:t>B</w:t>
            </w:r>
            <w:r w:rsidRPr="007E40E5">
              <w:rPr>
                <w:rFonts w:ascii="Times New Roman" w:eastAsiaTheme="minorEastAsia" w:hAnsi="Times New Roman"/>
                <w:sz w:val="24"/>
              </w:rPr>
              <w:t>usiness</w:t>
            </w:r>
            <w:r>
              <w:rPr>
                <w:rFonts w:ascii="Times New Roman" w:eastAsiaTheme="minorEastAsia" w:hAnsi="Times New Roman"/>
                <w:sz w:val="24"/>
              </w:rPr>
              <w:t xml:space="preserve"> </w:t>
            </w:r>
            <w:r w:rsidRPr="007E40E5">
              <w:rPr>
                <w:rFonts w:ascii="Times New Roman" w:eastAsiaTheme="minorEastAsia" w:hAnsi="Times New Roman"/>
                <w:sz w:val="24"/>
              </w:rPr>
              <w:t>Registration</w:t>
            </w:r>
            <w:r>
              <w:rPr>
                <w:rFonts w:ascii="Times New Roman" w:eastAsiaTheme="minorEastAsia" w:hAnsi="Times New Roman"/>
                <w:sz w:val="24"/>
              </w:rPr>
              <w:t xml:space="preserve"> </w:t>
            </w:r>
            <w:r w:rsidRPr="007E40E5">
              <w:rPr>
                <w:rFonts w:ascii="Times New Roman" w:eastAsiaTheme="minorEastAsia" w:hAnsi="Times New Roman"/>
                <w:sz w:val="24"/>
              </w:rPr>
              <w:t>Number</w:t>
            </w:r>
          </w:p>
        </w:tc>
      </w:tr>
      <w:tr w:rsidR="00521FA8" w:rsidRPr="00BB7604" w14:paraId="7BD3EC3E"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7C4D492F" w14:textId="77777777" w:rsidR="00521FA8" w:rsidRPr="00693B91"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3BFD9D77"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0B8EAEC8" w14:textId="3EF72066"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4B7769">
              <w:rPr>
                <w:rFonts w:ascii="Times New Roman" w:eastAsiaTheme="minorEastAsia" w:hAnsi="Times New Roman"/>
                <w:sz w:val="22"/>
                <w:szCs w:val="22"/>
              </w:rPr>
              <w:t xml:space="preserve">Input Application → Customer Information → </w:t>
            </w:r>
            <w:r w:rsidRPr="002C7074">
              <w:rPr>
                <w:rFonts w:ascii="Times New Roman" w:eastAsiaTheme="minorEastAsia" w:hAnsi="Times New Roman"/>
                <w:sz w:val="22"/>
                <w:szCs w:val="22"/>
              </w:rPr>
              <w:t>Related Person Information</w:t>
            </w:r>
            <w:r>
              <w:rPr>
                <w:rFonts w:ascii="Times New Roman" w:eastAsiaTheme="minorEastAsia" w:hAnsi="Times New Roman"/>
                <w:sz w:val="22"/>
                <w:szCs w:val="22"/>
              </w:rPr>
              <w:t xml:space="preserve">→ </w:t>
            </w:r>
            <w:r>
              <w:rPr>
                <w:rFonts w:ascii="Times New Roman" w:eastAsiaTheme="minorEastAsia" w:hAnsi="Times New Roman"/>
                <w:sz w:val="24"/>
              </w:rPr>
              <w:t>B</w:t>
            </w:r>
            <w:r w:rsidRPr="007E40E5">
              <w:rPr>
                <w:rFonts w:ascii="Times New Roman" w:eastAsiaTheme="minorEastAsia" w:hAnsi="Times New Roman"/>
                <w:sz w:val="24"/>
              </w:rPr>
              <w:t>usiness</w:t>
            </w:r>
            <w:r>
              <w:rPr>
                <w:rFonts w:ascii="Times New Roman" w:eastAsiaTheme="minorEastAsia" w:hAnsi="Times New Roman"/>
                <w:sz w:val="24"/>
              </w:rPr>
              <w:t xml:space="preserve"> </w:t>
            </w:r>
            <w:r w:rsidRPr="007E40E5">
              <w:rPr>
                <w:rFonts w:ascii="Times New Roman" w:eastAsiaTheme="minorEastAsia" w:hAnsi="Times New Roman"/>
                <w:sz w:val="24"/>
              </w:rPr>
              <w:t>Registration</w:t>
            </w:r>
            <w:r>
              <w:rPr>
                <w:rFonts w:ascii="Times New Roman" w:eastAsiaTheme="minorEastAsia" w:hAnsi="Times New Roman"/>
                <w:sz w:val="24"/>
              </w:rPr>
              <w:t xml:space="preserve"> </w:t>
            </w:r>
            <w:r w:rsidRPr="007E40E5">
              <w:rPr>
                <w:rFonts w:ascii="Times New Roman" w:eastAsiaTheme="minorEastAsia" w:hAnsi="Times New Roman"/>
                <w:sz w:val="24"/>
              </w:rPr>
              <w:t>Number</w:t>
            </w:r>
          </w:p>
        </w:tc>
      </w:tr>
      <w:tr w:rsidR="00521FA8" w:rsidRPr="00BB7604" w14:paraId="15FED33C"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tcPr>
          <w:p w14:paraId="44191CF0" w14:textId="77777777" w:rsidR="00521FA8" w:rsidRPr="00693B91"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1278008D"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20B9E124" w14:textId="25A2B652"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4B7769">
              <w:rPr>
                <w:rFonts w:ascii="Times New Roman" w:eastAsiaTheme="minorEastAsia" w:hAnsi="Times New Roman"/>
                <w:sz w:val="22"/>
                <w:szCs w:val="22"/>
              </w:rPr>
              <w:t>participants[</w:t>
            </w:r>
            <w:r>
              <w:rPr>
                <w:rFonts w:ascii="Times New Roman" w:eastAsiaTheme="minorEastAsia" w:hAnsi="Times New Roman"/>
                <w:sz w:val="22"/>
                <w:szCs w:val="22"/>
              </w:rPr>
              <w:t>role=</w:t>
            </w:r>
            <w:r w:rsidRPr="002C7074">
              <w:rPr>
                <w:rFonts w:ascii="Times New Roman" w:eastAsiaTheme="minorEastAsia" w:hAnsi="Times New Roman"/>
                <w:sz w:val="22"/>
                <w:szCs w:val="22"/>
              </w:rPr>
              <w:t>related</w:t>
            </w:r>
            <w:r>
              <w:rPr>
                <w:rFonts w:ascii="Times New Roman" w:eastAsiaTheme="minorEastAsia" w:hAnsi="Times New Roman"/>
                <w:sz w:val="22"/>
                <w:szCs w:val="22"/>
              </w:rPr>
              <w:t>].</w:t>
            </w:r>
            <w:r w:rsidRPr="007E40E5">
              <w:rPr>
                <w:rFonts w:ascii="Times New Roman" w:eastAsiaTheme="minorEastAsia" w:hAnsi="Times New Roman"/>
                <w:sz w:val="24"/>
              </w:rPr>
              <w:t>businessRegistrationNumber</w:t>
            </w:r>
          </w:p>
        </w:tc>
      </w:tr>
      <w:tr w:rsidR="00521FA8" w:rsidRPr="00BB7604" w14:paraId="18987502"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6BFA5E44" w14:textId="77777777" w:rsidR="00521FA8" w:rsidRPr="00693B91"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7EFF3CC1"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20CAA13D" w14:textId="4B7BC81E"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Example:</w:t>
            </w:r>
            <w:r>
              <w:rPr>
                <w:rFonts w:ascii="Times New Roman" w:eastAsiaTheme="minorEastAsia" w:hAnsi="Times New Roman"/>
                <w:sz w:val="22"/>
                <w:szCs w:val="22"/>
              </w:rPr>
              <w:t xml:space="preserve"> </w:t>
            </w:r>
            <w:r w:rsidRPr="002C7074">
              <w:rPr>
                <w:rFonts w:ascii="Times New Roman" w:eastAsiaTheme="minorEastAsia" w:hAnsi="Times New Roman"/>
                <w:sz w:val="22"/>
                <w:szCs w:val="22"/>
              </w:rPr>
              <w:t>"</w:t>
            </w:r>
            <w:r>
              <w:rPr>
                <w:rFonts w:ascii="Times New Roman" w:eastAsiaTheme="minorEastAsia" w:hAnsi="Times New Roman"/>
                <w:sz w:val="22"/>
                <w:szCs w:val="22"/>
              </w:rPr>
              <w:t>Text</w:t>
            </w:r>
            <w:r w:rsidRPr="002C7074">
              <w:rPr>
                <w:rFonts w:ascii="Times New Roman" w:eastAsiaTheme="minorEastAsia" w:hAnsi="Times New Roman"/>
                <w:sz w:val="22"/>
                <w:szCs w:val="22"/>
              </w:rPr>
              <w:t>"</w:t>
            </w:r>
          </w:p>
        </w:tc>
      </w:tr>
      <w:tr w:rsidR="00521FA8" w:rsidRPr="00BB7604" w14:paraId="1F4D1F27"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val="restart"/>
          </w:tcPr>
          <w:p w14:paraId="697C4CCB" w14:textId="609F2A43" w:rsidR="00521FA8" w:rsidRPr="00C63D68"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693B91">
              <w:rPr>
                <w:rFonts w:ascii="Times New Roman" w:eastAsiaTheme="minorEastAsia" w:hAnsi="Times New Roman"/>
                <w:sz w:val="24"/>
              </w:rPr>
              <w:t>participants[].</w:t>
            </w:r>
            <w:r w:rsidRPr="007E40E5">
              <w:rPr>
                <w:rFonts w:ascii="Times New Roman" w:eastAsiaTheme="minorEastAsia" w:hAnsi="Times New Roman"/>
                <w:sz w:val="24"/>
              </w:rPr>
              <w:t>legalRepresentative</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3D159CE1" w14:textId="77777777" w:rsidR="00521FA8" w:rsidRPr="004B7769"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Type: String</w:t>
            </w:r>
          </w:p>
          <w:p w14:paraId="609AE8C7" w14:textId="01304693"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Required: No</w:t>
            </w:r>
          </w:p>
        </w:tc>
        <w:tc>
          <w:tcPr>
            <w:cnfStyle w:val="000010000000" w:firstRow="0" w:lastRow="0" w:firstColumn="0" w:lastColumn="0" w:oddVBand="1" w:evenVBand="0" w:oddHBand="0" w:evenHBand="0" w:firstRowFirstColumn="0" w:firstRowLastColumn="0" w:lastRowFirstColumn="0" w:lastRowLastColumn="0"/>
            <w:tcW w:w="3205" w:type="dxa"/>
          </w:tcPr>
          <w:p w14:paraId="31E0FCC0" w14:textId="01A02D98"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8B7509">
              <w:rPr>
                <w:rFonts w:ascii="Times New Roman" w:eastAsiaTheme="minorEastAsia" w:hAnsi="Times New Roman"/>
                <w:sz w:val="22"/>
                <w:szCs w:val="22"/>
              </w:rPr>
              <w:t xml:space="preserve">ENG: </w:t>
            </w:r>
            <w:r>
              <w:rPr>
                <w:rFonts w:ascii="Times New Roman" w:eastAsiaTheme="minorEastAsia" w:hAnsi="Times New Roman"/>
                <w:sz w:val="24"/>
              </w:rPr>
              <w:t>L</w:t>
            </w:r>
            <w:r w:rsidRPr="007E40E5">
              <w:rPr>
                <w:rFonts w:ascii="Times New Roman" w:eastAsiaTheme="minorEastAsia" w:hAnsi="Times New Roman"/>
                <w:sz w:val="24"/>
              </w:rPr>
              <w:t>egal</w:t>
            </w:r>
            <w:r>
              <w:rPr>
                <w:rFonts w:ascii="Times New Roman" w:eastAsiaTheme="minorEastAsia" w:hAnsi="Times New Roman"/>
                <w:sz w:val="24"/>
              </w:rPr>
              <w:t xml:space="preserve"> </w:t>
            </w:r>
            <w:r w:rsidRPr="007E40E5">
              <w:rPr>
                <w:rFonts w:ascii="Times New Roman" w:eastAsiaTheme="minorEastAsia" w:hAnsi="Times New Roman"/>
                <w:sz w:val="24"/>
              </w:rPr>
              <w:t>Representative</w:t>
            </w:r>
          </w:p>
        </w:tc>
      </w:tr>
      <w:tr w:rsidR="00521FA8" w:rsidRPr="00BB7604" w14:paraId="2D001E0D"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37980835" w14:textId="77777777"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5E7FB7A9"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64B5C980" w14:textId="3157F675"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4B7769">
              <w:rPr>
                <w:rFonts w:ascii="Times New Roman" w:eastAsiaTheme="minorEastAsia" w:hAnsi="Times New Roman"/>
                <w:sz w:val="22"/>
                <w:szCs w:val="22"/>
              </w:rPr>
              <w:t xml:space="preserve">Input Application → Customer Information → </w:t>
            </w:r>
            <w:r w:rsidRPr="002C7074">
              <w:rPr>
                <w:rFonts w:ascii="Times New Roman" w:eastAsiaTheme="minorEastAsia" w:hAnsi="Times New Roman"/>
                <w:sz w:val="22"/>
                <w:szCs w:val="22"/>
              </w:rPr>
              <w:t>Related Person Information</w:t>
            </w:r>
            <w:r>
              <w:rPr>
                <w:rFonts w:ascii="Times New Roman" w:eastAsiaTheme="minorEastAsia" w:hAnsi="Times New Roman"/>
                <w:sz w:val="22"/>
                <w:szCs w:val="22"/>
              </w:rPr>
              <w:t xml:space="preserve">→ </w:t>
            </w:r>
            <w:r>
              <w:rPr>
                <w:rFonts w:ascii="Times New Roman" w:eastAsiaTheme="minorEastAsia" w:hAnsi="Times New Roman"/>
                <w:sz w:val="24"/>
              </w:rPr>
              <w:t>L</w:t>
            </w:r>
            <w:r w:rsidRPr="007E40E5">
              <w:rPr>
                <w:rFonts w:ascii="Times New Roman" w:eastAsiaTheme="minorEastAsia" w:hAnsi="Times New Roman"/>
                <w:sz w:val="24"/>
              </w:rPr>
              <w:t>egal</w:t>
            </w:r>
            <w:r>
              <w:rPr>
                <w:rFonts w:ascii="Times New Roman" w:eastAsiaTheme="minorEastAsia" w:hAnsi="Times New Roman"/>
                <w:sz w:val="24"/>
              </w:rPr>
              <w:t xml:space="preserve"> </w:t>
            </w:r>
            <w:r w:rsidRPr="007E40E5">
              <w:rPr>
                <w:rFonts w:ascii="Times New Roman" w:eastAsiaTheme="minorEastAsia" w:hAnsi="Times New Roman"/>
                <w:sz w:val="24"/>
              </w:rPr>
              <w:t>Representative</w:t>
            </w:r>
          </w:p>
        </w:tc>
      </w:tr>
      <w:tr w:rsidR="00521FA8" w:rsidRPr="00BB7604" w14:paraId="2767AFCC"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tcPr>
          <w:p w14:paraId="4C1FD94F" w14:textId="77777777"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7CE09A71"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4F91CCB9" w14:textId="66A5DEE3"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4B7769">
              <w:rPr>
                <w:rFonts w:ascii="Times New Roman" w:eastAsiaTheme="minorEastAsia" w:hAnsi="Times New Roman"/>
                <w:sz w:val="22"/>
                <w:szCs w:val="22"/>
              </w:rPr>
              <w:t>participants[</w:t>
            </w:r>
            <w:r>
              <w:rPr>
                <w:rFonts w:ascii="Times New Roman" w:eastAsiaTheme="minorEastAsia" w:hAnsi="Times New Roman"/>
                <w:sz w:val="22"/>
                <w:szCs w:val="22"/>
              </w:rPr>
              <w:t>role=</w:t>
            </w:r>
            <w:r w:rsidRPr="002C7074">
              <w:rPr>
                <w:rFonts w:ascii="Times New Roman" w:eastAsiaTheme="minorEastAsia" w:hAnsi="Times New Roman"/>
                <w:sz w:val="22"/>
                <w:szCs w:val="22"/>
              </w:rPr>
              <w:t>related</w:t>
            </w:r>
            <w:r>
              <w:rPr>
                <w:rFonts w:ascii="Times New Roman" w:eastAsiaTheme="minorEastAsia" w:hAnsi="Times New Roman"/>
                <w:sz w:val="22"/>
                <w:szCs w:val="22"/>
              </w:rPr>
              <w:t>].</w:t>
            </w:r>
            <w:r w:rsidRPr="007E40E5">
              <w:rPr>
                <w:rFonts w:ascii="Times New Roman" w:eastAsiaTheme="minorEastAsia" w:hAnsi="Times New Roman"/>
                <w:sz w:val="24"/>
              </w:rPr>
              <w:t>legalRepresentative</w:t>
            </w:r>
          </w:p>
        </w:tc>
      </w:tr>
      <w:tr w:rsidR="00521FA8" w:rsidRPr="00BB7604" w14:paraId="4D307556"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4FCFEFBD" w14:textId="77777777"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772CFC33"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13D428DD" w14:textId="59C89374"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Example:</w:t>
            </w:r>
            <w:r>
              <w:rPr>
                <w:rFonts w:ascii="Times New Roman" w:eastAsiaTheme="minorEastAsia" w:hAnsi="Times New Roman"/>
                <w:sz w:val="22"/>
                <w:szCs w:val="22"/>
              </w:rPr>
              <w:t xml:space="preserve"> </w:t>
            </w:r>
            <w:r w:rsidRPr="002C7074">
              <w:rPr>
                <w:rFonts w:ascii="Times New Roman" w:eastAsiaTheme="minorEastAsia" w:hAnsi="Times New Roman"/>
                <w:sz w:val="22"/>
                <w:szCs w:val="22"/>
              </w:rPr>
              <w:t>"</w:t>
            </w:r>
            <w:r>
              <w:rPr>
                <w:rFonts w:ascii="Times New Roman" w:eastAsiaTheme="minorEastAsia" w:hAnsi="Times New Roman"/>
                <w:sz w:val="22"/>
                <w:szCs w:val="22"/>
              </w:rPr>
              <w:t>Text</w:t>
            </w:r>
            <w:r w:rsidRPr="002C7074">
              <w:rPr>
                <w:rFonts w:ascii="Times New Roman" w:eastAsiaTheme="minorEastAsia" w:hAnsi="Times New Roman"/>
                <w:sz w:val="22"/>
                <w:szCs w:val="22"/>
              </w:rPr>
              <w:t>"</w:t>
            </w:r>
          </w:p>
        </w:tc>
      </w:tr>
      <w:tr w:rsidR="00521FA8" w:rsidRPr="00BB7604" w14:paraId="1A8A95B2"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val="restart"/>
          </w:tcPr>
          <w:p w14:paraId="7D774CBD" w14:textId="4B2643E8"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155BAD">
              <w:rPr>
                <w:rFonts w:ascii="Times New Roman" w:eastAsiaTheme="minorEastAsia" w:hAnsi="Times New Roman"/>
                <w:sz w:val="22"/>
                <w:szCs w:val="22"/>
                <w:lang w:val="ru-RU"/>
              </w:rPr>
              <w:t>participants[].</w:t>
            </w:r>
            <w:r w:rsidRPr="00155BAD">
              <w:rPr>
                <w:rFonts w:ascii="Times New Roman" w:hAnsi="Times New Roman"/>
                <w:sz w:val="22"/>
                <w:szCs w:val="22"/>
              </w:rPr>
              <w:t>CIF</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37837A4E" w14:textId="77777777"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hAnsi="Times New Roman"/>
                <w:sz w:val="22"/>
                <w:szCs w:val="22"/>
              </w:rPr>
              <w:t>Type: String</w:t>
            </w:r>
          </w:p>
          <w:p w14:paraId="64C7DB61" w14:textId="49F7DAD3"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hAnsi="Times New Roman"/>
                <w:sz w:val="22"/>
                <w:szCs w:val="22"/>
              </w:rPr>
              <w:t>Required: No</w:t>
            </w:r>
          </w:p>
        </w:tc>
        <w:tc>
          <w:tcPr>
            <w:cnfStyle w:val="000010000000" w:firstRow="0" w:lastRow="0" w:firstColumn="0" w:lastColumn="0" w:oddVBand="1" w:evenVBand="0" w:oddHBand="0" w:evenHBand="0" w:firstRowFirstColumn="0" w:firstRowLastColumn="0" w:lastRowFirstColumn="0" w:lastRowLastColumn="0"/>
            <w:tcW w:w="3205" w:type="dxa"/>
          </w:tcPr>
          <w:p w14:paraId="4492BE59" w14:textId="77777777"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ENG: CIF</w:t>
            </w:r>
          </w:p>
          <w:p w14:paraId="623807A8" w14:textId="4C9D332C"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VNM: Mã CIF KH</w:t>
            </w:r>
          </w:p>
        </w:tc>
      </w:tr>
      <w:tr w:rsidR="00521FA8" w:rsidRPr="00BB7604" w14:paraId="25A6C2DE"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5FF6FE67" w14:textId="77777777"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218A8D16"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5B534C66" w14:textId="7BA2775B"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4B7769">
              <w:rPr>
                <w:rFonts w:ascii="Times New Roman" w:eastAsiaTheme="minorEastAsia" w:hAnsi="Times New Roman"/>
                <w:sz w:val="22"/>
                <w:szCs w:val="22"/>
              </w:rPr>
              <w:t xml:space="preserve">Input Application → Customer Information → </w:t>
            </w:r>
            <w:r w:rsidRPr="002C7074">
              <w:rPr>
                <w:rFonts w:ascii="Times New Roman" w:eastAsiaTheme="minorEastAsia" w:hAnsi="Times New Roman"/>
                <w:sz w:val="22"/>
                <w:szCs w:val="22"/>
              </w:rPr>
              <w:t>Related Person Information</w:t>
            </w:r>
            <w:r>
              <w:rPr>
                <w:rFonts w:ascii="Times New Roman" w:eastAsiaTheme="minorEastAsia" w:hAnsi="Times New Roman"/>
                <w:sz w:val="22"/>
                <w:szCs w:val="22"/>
              </w:rPr>
              <w:t xml:space="preserve"> → </w:t>
            </w:r>
            <w:r w:rsidRPr="00155BAD">
              <w:rPr>
                <w:rFonts w:ascii="Times New Roman" w:eastAsiaTheme="minorEastAsia" w:hAnsi="Times New Roman"/>
                <w:sz w:val="22"/>
                <w:szCs w:val="22"/>
              </w:rPr>
              <w:t>CIF</w:t>
            </w:r>
          </w:p>
        </w:tc>
      </w:tr>
      <w:tr w:rsidR="00521FA8" w:rsidRPr="00BB7604" w14:paraId="6CD0344D"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tcPr>
          <w:p w14:paraId="144F4D71" w14:textId="77777777"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415A966F"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4B49E482" w14:textId="765C1713"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4B7769">
              <w:rPr>
                <w:rFonts w:ascii="Times New Roman" w:eastAsiaTheme="minorEastAsia" w:hAnsi="Times New Roman"/>
                <w:sz w:val="22"/>
                <w:szCs w:val="22"/>
              </w:rPr>
              <w:t>participants[</w:t>
            </w:r>
            <w:r>
              <w:rPr>
                <w:rFonts w:ascii="Times New Roman" w:eastAsiaTheme="minorEastAsia" w:hAnsi="Times New Roman"/>
                <w:sz w:val="22"/>
                <w:szCs w:val="22"/>
              </w:rPr>
              <w:t>role=</w:t>
            </w:r>
            <w:r w:rsidRPr="002C7074">
              <w:rPr>
                <w:rFonts w:ascii="Times New Roman" w:eastAsiaTheme="minorEastAsia" w:hAnsi="Times New Roman"/>
                <w:sz w:val="22"/>
                <w:szCs w:val="22"/>
              </w:rPr>
              <w:t>related</w:t>
            </w:r>
            <w:r>
              <w:rPr>
                <w:rFonts w:ascii="Times New Roman" w:eastAsiaTheme="minorEastAsia" w:hAnsi="Times New Roman"/>
                <w:sz w:val="22"/>
                <w:szCs w:val="22"/>
              </w:rPr>
              <w:t>].</w:t>
            </w:r>
            <w:r w:rsidRPr="00155BAD">
              <w:rPr>
                <w:rFonts w:ascii="Times New Roman" w:eastAsiaTheme="minorEastAsia" w:hAnsi="Times New Roman"/>
                <w:sz w:val="22"/>
                <w:szCs w:val="22"/>
              </w:rPr>
              <w:t>CIF</w:t>
            </w:r>
          </w:p>
        </w:tc>
      </w:tr>
      <w:tr w:rsidR="00521FA8" w:rsidRPr="00BB7604" w14:paraId="5BA9DDED"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0A736F74" w14:textId="77777777"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098763D3"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2A0D4F59" w14:textId="59E92259"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hAnsi="Times New Roman"/>
                <w:bCs/>
                <w:color w:val="000000"/>
                <w:sz w:val="22"/>
                <w:szCs w:val="22"/>
              </w:rPr>
              <w:t>Example:</w:t>
            </w:r>
            <w:r w:rsidRPr="00155BAD">
              <w:rPr>
                <w:rFonts w:ascii="Times New Roman" w:hAnsi="Times New Roman"/>
                <w:sz w:val="22"/>
                <w:szCs w:val="22"/>
              </w:rPr>
              <w:t xml:space="preserve"> 14877258</w:t>
            </w:r>
          </w:p>
        </w:tc>
      </w:tr>
      <w:tr w:rsidR="00521FA8" w:rsidRPr="00BB7604" w14:paraId="6DB91458"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val="restart"/>
          </w:tcPr>
          <w:p w14:paraId="1CCFD0BE" w14:textId="5BD75EBF"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155BAD">
              <w:rPr>
                <w:rFonts w:ascii="Times New Roman" w:eastAsiaTheme="minorEastAsia" w:hAnsi="Times New Roman"/>
                <w:sz w:val="22"/>
                <w:szCs w:val="22"/>
                <w:lang w:val="ru-RU"/>
              </w:rPr>
              <w:t>participants[].</w:t>
            </w:r>
            <w:r w:rsidRPr="00380A21">
              <w:rPr>
                <w:rFonts w:ascii="Times New Roman" w:hAnsi="Times New Roman"/>
                <w:sz w:val="22"/>
                <w:szCs w:val="22"/>
              </w:rPr>
              <w:t>outstandingBank</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0CC31131" w14:textId="360F7CF7"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hAnsi="Times New Roman"/>
                <w:sz w:val="22"/>
                <w:szCs w:val="22"/>
              </w:rPr>
              <w:t xml:space="preserve">Type: </w:t>
            </w:r>
            <w:r>
              <w:rPr>
                <w:rFonts w:ascii="Times New Roman" w:hAnsi="Times New Roman"/>
                <w:sz w:val="22"/>
                <w:szCs w:val="22"/>
              </w:rPr>
              <w:t>Number</w:t>
            </w:r>
          </w:p>
          <w:p w14:paraId="6B87BFF2" w14:textId="32773B80"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hAnsi="Times New Roman"/>
                <w:sz w:val="22"/>
                <w:szCs w:val="22"/>
              </w:rPr>
              <w:t>Required: No</w:t>
            </w:r>
          </w:p>
        </w:tc>
        <w:tc>
          <w:tcPr>
            <w:cnfStyle w:val="000010000000" w:firstRow="0" w:lastRow="0" w:firstColumn="0" w:lastColumn="0" w:oddVBand="1" w:evenVBand="0" w:oddHBand="0" w:evenHBand="0" w:firstRowFirstColumn="0" w:firstRowLastColumn="0" w:lastRowFirstColumn="0" w:lastRowLastColumn="0"/>
            <w:tcW w:w="3205" w:type="dxa"/>
          </w:tcPr>
          <w:p w14:paraId="51DB8639" w14:textId="57CEE86F" w:rsidR="00521FA8" w:rsidRPr="00380A21"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eastAsiaTheme="minorEastAsia" w:hAnsi="Times New Roman"/>
                <w:sz w:val="22"/>
                <w:szCs w:val="22"/>
              </w:rPr>
              <w:t xml:space="preserve">ENG: </w:t>
            </w:r>
            <w:r w:rsidRPr="00380A21">
              <w:rPr>
                <w:rFonts w:ascii="Times New Roman" w:eastAsiaTheme="minorEastAsia" w:hAnsi="Times New Roman"/>
                <w:sz w:val="22"/>
                <w:szCs w:val="22"/>
              </w:rPr>
              <w:t>Credit outstanding at Bank</w:t>
            </w:r>
          </w:p>
        </w:tc>
      </w:tr>
      <w:tr w:rsidR="00521FA8" w:rsidRPr="00BB7604" w14:paraId="5E06AB80"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704E536D" w14:textId="77777777"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07E36653"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39D93D05" w14:textId="372DF05B"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4B7769">
              <w:rPr>
                <w:rFonts w:ascii="Times New Roman" w:eastAsiaTheme="minorEastAsia" w:hAnsi="Times New Roman"/>
                <w:sz w:val="22"/>
                <w:szCs w:val="22"/>
              </w:rPr>
              <w:t xml:space="preserve">Input Application → Customer Information → </w:t>
            </w:r>
            <w:r w:rsidRPr="002C7074">
              <w:rPr>
                <w:rFonts w:ascii="Times New Roman" w:eastAsiaTheme="minorEastAsia" w:hAnsi="Times New Roman"/>
                <w:sz w:val="22"/>
                <w:szCs w:val="22"/>
              </w:rPr>
              <w:t>Related Person Information</w:t>
            </w:r>
            <w:r>
              <w:rPr>
                <w:rFonts w:ascii="Times New Roman" w:eastAsiaTheme="minorEastAsia" w:hAnsi="Times New Roman"/>
                <w:sz w:val="22"/>
                <w:szCs w:val="22"/>
              </w:rPr>
              <w:t xml:space="preserve"> → </w:t>
            </w:r>
            <w:r w:rsidRPr="00380A21">
              <w:rPr>
                <w:rFonts w:ascii="Times New Roman" w:eastAsiaTheme="minorEastAsia" w:hAnsi="Times New Roman"/>
                <w:sz w:val="22"/>
                <w:szCs w:val="22"/>
              </w:rPr>
              <w:t>Credit outstanding at Bank</w:t>
            </w:r>
          </w:p>
        </w:tc>
      </w:tr>
      <w:tr w:rsidR="00521FA8" w:rsidRPr="00BB7604" w14:paraId="0506DCD7"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tcPr>
          <w:p w14:paraId="40EE40AA" w14:textId="77777777"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0F339A92"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49BD7A3A" w14:textId="57550F11"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4B7769">
              <w:rPr>
                <w:rFonts w:ascii="Times New Roman" w:eastAsiaTheme="minorEastAsia" w:hAnsi="Times New Roman"/>
                <w:sz w:val="22"/>
                <w:szCs w:val="22"/>
              </w:rPr>
              <w:t>participants[</w:t>
            </w:r>
            <w:r>
              <w:rPr>
                <w:rFonts w:ascii="Times New Roman" w:eastAsiaTheme="minorEastAsia" w:hAnsi="Times New Roman"/>
                <w:sz w:val="22"/>
                <w:szCs w:val="22"/>
              </w:rPr>
              <w:t>role=</w:t>
            </w:r>
            <w:r w:rsidRPr="002C7074">
              <w:rPr>
                <w:rFonts w:ascii="Times New Roman" w:eastAsiaTheme="minorEastAsia" w:hAnsi="Times New Roman"/>
                <w:sz w:val="22"/>
                <w:szCs w:val="22"/>
              </w:rPr>
              <w:t>related</w:t>
            </w:r>
            <w:r>
              <w:rPr>
                <w:rFonts w:ascii="Times New Roman" w:eastAsiaTheme="minorEastAsia" w:hAnsi="Times New Roman"/>
                <w:sz w:val="22"/>
                <w:szCs w:val="22"/>
              </w:rPr>
              <w:t>].</w:t>
            </w:r>
            <w:r w:rsidRPr="00380A21">
              <w:rPr>
                <w:rFonts w:ascii="Times New Roman" w:eastAsiaTheme="minorEastAsia" w:hAnsi="Times New Roman"/>
                <w:sz w:val="22"/>
                <w:szCs w:val="22"/>
              </w:rPr>
              <w:t>outstandingBank</w:t>
            </w:r>
          </w:p>
        </w:tc>
      </w:tr>
      <w:tr w:rsidR="00521FA8" w:rsidRPr="00BB7604" w14:paraId="60CF908D"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7352C871" w14:textId="77777777"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49E09AED"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48A443F3" w14:textId="0FB5AB9C"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155BAD">
              <w:rPr>
                <w:rFonts w:ascii="Times New Roman" w:hAnsi="Times New Roman"/>
                <w:bCs/>
                <w:color w:val="000000"/>
                <w:sz w:val="22"/>
                <w:szCs w:val="22"/>
              </w:rPr>
              <w:t>Example:</w:t>
            </w:r>
            <w:r w:rsidRPr="00155BAD">
              <w:rPr>
                <w:rFonts w:ascii="Times New Roman" w:hAnsi="Times New Roman"/>
                <w:sz w:val="22"/>
                <w:szCs w:val="22"/>
              </w:rPr>
              <w:t xml:space="preserve"> 14877258</w:t>
            </w:r>
          </w:p>
        </w:tc>
      </w:tr>
      <w:tr w:rsidR="00521FA8" w:rsidRPr="00BB7604" w14:paraId="2C6F6956"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val="restart"/>
          </w:tcPr>
          <w:p w14:paraId="179FA9C1" w14:textId="4AB384E7"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155BAD">
              <w:rPr>
                <w:rFonts w:ascii="Times New Roman" w:eastAsiaTheme="minorEastAsia" w:hAnsi="Times New Roman"/>
                <w:sz w:val="22"/>
                <w:szCs w:val="22"/>
                <w:lang w:val="ru-RU"/>
              </w:rPr>
              <w:t>participants[].</w:t>
            </w:r>
            <w:r w:rsidRPr="00EA6E32">
              <w:rPr>
                <w:rFonts w:ascii="Times New Roman" w:hAnsi="Times New Roman"/>
                <w:sz w:val="22"/>
                <w:szCs w:val="22"/>
              </w:rPr>
              <w:t>creditLimit</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1040A40B" w14:textId="2CB3B4C0"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hAnsi="Times New Roman"/>
                <w:sz w:val="22"/>
                <w:szCs w:val="22"/>
              </w:rPr>
              <w:t xml:space="preserve">Type: </w:t>
            </w:r>
            <w:r>
              <w:rPr>
                <w:rFonts w:ascii="Times New Roman" w:hAnsi="Times New Roman"/>
                <w:sz w:val="22"/>
                <w:szCs w:val="22"/>
              </w:rPr>
              <w:t>Number</w:t>
            </w:r>
          </w:p>
          <w:p w14:paraId="63401CA4" w14:textId="1AE2005B"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155BAD">
              <w:rPr>
                <w:rFonts w:ascii="Times New Roman" w:hAnsi="Times New Roman"/>
                <w:sz w:val="22"/>
                <w:szCs w:val="22"/>
              </w:rPr>
              <w:t>Required: No</w:t>
            </w:r>
          </w:p>
        </w:tc>
        <w:tc>
          <w:tcPr>
            <w:cnfStyle w:val="000010000000" w:firstRow="0" w:lastRow="0" w:firstColumn="0" w:lastColumn="0" w:oddVBand="1" w:evenVBand="0" w:oddHBand="0" w:evenHBand="0" w:firstRowFirstColumn="0" w:firstRowLastColumn="0" w:lastRowFirstColumn="0" w:lastRowLastColumn="0"/>
            <w:tcW w:w="3205" w:type="dxa"/>
          </w:tcPr>
          <w:p w14:paraId="2D979D04" w14:textId="37EBB5E9"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155BAD">
              <w:rPr>
                <w:rFonts w:ascii="Times New Roman" w:eastAsiaTheme="minorEastAsia" w:hAnsi="Times New Roman"/>
                <w:sz w:val="22"/>
                <w:szCs w:val="22"/>
              </w:rPr>
              <w:t xml:space="preserve">ENG: </w:t>
            </w:r>
            <w:r w:rsidRPr="00EA6E32">
              <w:rPr>
                <w:rFonts w:ascii="Times New Roman" w:hAnsi="Times New Roman"/>
                <w:bCs/>
                <w:color w:val="000000"/>
                <w:sz w:val="22"/>
                <w:szCs w:val="22"/>
              </w:rPr>
              <w:t>Credit Limit</w:t>
            </w:r>
          </w:p>
        </w:tc>
      </w:tr>
      <w:tr w:rsidR="00521FA8" w:rsidRPr="00BB7604" w14:paraId="6C461C92"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4928DBA3" w14:textId="77777777"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3F7EDC6C"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00DAFDC5" w14:textId="03202F54"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4B7769">
              <w:rPr>
                <w:rFonts w:ascii="Times New Roman" w:eastAsiaTheme="minorEastAsia" w:hAnsi="Times New Roman"/>
                <w:sz w:val="22"/>
                <w:szCs w:val="22"/>
              </w:rPr>
              <w:t xml:space="preserve">Input Application → Customer Information → </w:t>
            </w:r>
            <w:r w:rsidRPr="002C7074">
              <w:rPr>
                <w:rFonts w:ascii="Times New Roman" w:eastAsiaTheme="minorEastAsia" w:hAnsi="Times New Roman"/>
                <w:sz w:val="22"/>
                <w:szCs w:val="22"/>
              </w:rPr>
              <w:t>Related Person Information</w:t>
            </w:r>
            <w:r>
              <w:rPr>
                <w:rFonts w:ascii="Times New Roman" w:eastAsiaTheme="minorEastAsia" w:hAnsi="Times New Roman"/>
                <w:sz w:val="22"/>
                <w:szCs w:val="22"/>
              </w:rPr>
              <w:t xml:space="preserve"> → </w:t>
            </w:r>
            <w:r w:rsidRPr="00EA6E32">
              <w:rPr>
                <w:rFonts w:ascii="Times New Roman" w:hAnsi="Times New Roman"/>
                <w:bCs/>
                <w:color w:val="000000"/>
                <w:sz w:val="22"/>
                <w:szCs w:val="22"/>
              </w:rPr>
              <w:t>Credit Limit</w:t>
            </w:r>
          </w:p>
        </w:tc>
      </w:tr>
      <w:tr w:rsidR="00521FA8" w:rsidRPr="00BB7604" w14:paraId="6CED39CB"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tcPr>
          <w:p w14:paraId="58C2FB1C" w14:textId="77777777"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4B28401B"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62302AF7" w14:textId="75F2BAD4"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4B7769">
              <w:rPr>
                <w:rFonts w:ascii="Times New Roman" w:eastAsiaTheme="minorEastAsia" w:hAnsi="Times New Roman"/>
                <w:sz w:val="22"/>
                <w:szCs w:val="22"/>
              </w:rPr>
              <w:t>participants[</w:t>
            </w:r>
            <w:r>
              <w:rPr>
                <w:rFonts w:ascii="Times New Roman" w:eastAsiaTheme="minorEastAsia" w:hAnsi="Times New Roman"/>
                <w:sz w:val="22"/>
                <w:szCs w:val="22"/>
              </w:rPr>
              <w:t>role=</w:t>
            </w:r>
            <w:r w:rsidRPr="002C7074">
              <w:rPr>
                <w:rFonts w:ascii="Times New Roman" w:eastAsiaTheme="minorEastAsia" w:hAnsi="Times New Roman"/>
                <w:sz w:val="22"/>
                <w:szCs w:val="22"/>
              </w:rPr>
              <w:t>related</w:t>
            </w:r>
            <w:r>
              <w:rPr>
                <w:rFonts w:ascii="Times New Roman" w:eastAsiaTheme="minorEastAsia" w:hAnsi="Times New Roman"/>
                <w:sz w:val="22"/>
                <w:szCs w:val="22"/>
              </w:rPr>
              <w:t>].</w:t>
            </w:r>
            <w:r>
              <w:t xml:space="preserve"> </w:t>
            </w:r>
            <w:r w:rsidRPr="00EA6E32">
              <w:rPr>
                <w:rFonts w:ascii="Times New Roman" w:eastAsiaTheme="minorEastAsia" w:hAnsi="Times New Roman"/>
                <w:sz w:val="22"/>
                <w:szCs w:val="22"/>
              </w:rPr>
              <w:t>creditLimit</w:t>
            </w:r>
          </w:p>
        </w:tc>
      </w:tr>
      <w:tr w:rsidR="00521FA8" w:rsidRPr="00BB7604" w14:paraId="70C5460A"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63CF0872" w14:textId="77777777" w:rsidR="00521FA8" w:rsidRPr="00FA4D57"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1883E63E" w14:textId="77777777" w:rsidR="00521FA8" w:rsidRPr="00BB7604"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1724906C" w14:textId="629EC976"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155BAD">
              <w:rPr>
                <w:rFonts w:ascii="Times New Roman" w:hAnsi="Times New Roman"/>
                <w:bCs/>
                <w:color w:val="000000"/>
                <w:sz w:val="22"/>
                <w:szCs w:val="22"/>
              </w:rPr>
              <w:t>Example:</w:t>
            </w:r>
            <w:r w:rsidRPr="00155BAD">
              <w:rPr>
                <w:rFonts w:ascii="Times New Roman" w:hAnsi="Times New Roman"/>
                <w:sz w:val="22"/>
                <w:szCs w:val="22"/>
              </w:rPr>
              <w:t xml:space="preserve"> 14877258</w:t>
            </w:r>
          </w:p>
        </w:tc>
      </w:tr>
      <w:tr w:rsidR="00521FA8" w:rsidRPr="00BB7604" w14:paraId="56ECD539"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val="restart"/>
          </w:tcPr>
          <w:p w14:paraId="0D2A92E1" w14:textId="7C6E1E59"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participants[].documents[].documentType</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395C5C21"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Type: String</w:t>
            </w:r>
          </w:p>
          <w:p w14:paraId="35518A58" w14:textId="27473D86"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Required: Yes</w:t>
            </w:r>
          </w:p>
        </w:tc>
        <w:tc>
          <w:tcPr>
            <w:cnfStyle w:val="000010000000" w:firstRow="0" w:lastRow="0" w:firstColumn="0" w:lastColumn="0" w:oddVBand="1" w:evenVBand="0" w:oddHBand="0" w:evenHBand="0" w:firstRowFirstColumn="0" w:firstRowLastColumn="0" w:lastRowFirstColumn="0" w:lastRowLastColumn="0"/>
            <w:tcW w:w="3205" w:type="dxa"/>
          </w:tcPr>
          <w:p w14:paraId="731007DB"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ENG: Document Type</w:t>
            </w:r>
          </w:p>
          <w:p w14:paraId="14352C2F" w14:textId="490A5604"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VNM: Loại giấy tờ tuỳ thân</w:t>
            </w:r>
          </w:p>
        </w:tc>
      </w:tr>
      <w:tr w:rsidR="00521FA8" w:rsidRPr="00BB7604" w14:paraId="01A10CF1"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1F08DCEB" w14:textId="5C9A8292"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320FEF0D"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28528ABC" w14:textId="4CB0779F"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4B7769">
              <w:rPr>
                <w:rFonts w:ascii="Times New Roman" w:eastAsiaTheme="minorEastAsia" w:hAnsi="Times New Roman"/>
                <w:sz w:val="22"/>
                <w:szCs w:val="22"/>
              </w:rPr>
              <w:t xml:space="preserve">Input Application → Customer Information → </w:t>
            </w:r>
            <w:r w:rsidRPr="002C7074">
              <w:rPr>
                <w:rFonts w:ascii="Times New Roman" w:eastAsiaTheme="minorEastAsia" w:hAnsi="Times New Roman"/>
                <w:sz w:val="22"/>
                <w:szCs w:val="22"/>
              </w:rPr>
              <w:t>Related Person Information</w:t>
            </w:r>
            <w:r>
              <w:rPr>
                <w:rFonts w:ascii="Times New Roman" w:eastAsiaTheme="minorEastAsia" w:hAnsi="Times New Roman"/>
                <w:sz w:val="22"/>
                <w:szCs w:val="22"/>
              </w:rPr>
              <w:t xml:space="preserve"> → </w:t>
            </w:r>
            <w:r w:rsidRPr="00EA6E32">
              <w:rPr>
                <w:rFonts w:ascii="Times New Roman" w:hAnsi="Times New Roman"/>
                <w:sz w:val="22"/>
                <w:szCs w:val="22"/>
              </w:rPr>
              <w:t>Document Type</w:t>
            </w:r>
          </w:p>
        </w:tc>
      </w:tr>
      <w:tr w:rsidR="00521FA8" w:rsidRPr="00BB7604" w14:paraId="2E2105D8"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tcPr>
          <w:p w14:paraId="06DF56D3" w14:textId="068AF412"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4112893C"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7F279F8E" w14:textId="6E33A1FA"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4B7769">
              <w:rPr>
                <w:rFonts w:ascii="Times New Roman" w:eastAsiaTheme="minorEastAsia" w:hAnsi="Times New Roman"/>
                <w:sz w:val="22"/>
                <w:szCs w:val="22"/>
              </w:rPr>
              <w:t>participants[</w:t>
            </w:r>
            <w:r>
              <w:rPr>
                <w:rFonts w:ascii="Times New Roman" w:eastAsiaTheme="minorEastAsia" w:hAnsi="Times New Roman"/>
                <w:sz w:val="22"/>
                <w:szCs w:val="22"/>
              </w:rPr>
              <w:t>role=</w:t>
            </w:r>
            <w:r w:rsidRPr="002C7074">
              <w:rPr>
                <w:rFonts w:ascii="Times New Roman" w:eastAsiaTheme="minorEastAsia" w:hAnsi="Times New Roman"/>
                <w:sz w:val="22"/>
                <w:szCs w:val="22"/>
              </w:rPr>
              <w:t>related</w:t>
            </w:r>
            <w:r>
              <w:rPr>
                <w:rFonts w:ascii="Times New Roman" w:eastAsiaTheme="minorEastAsia" w:hAnsi="Times New Roman"/>
                <w:sz w:val="22"/>
                <w:szCs w:val="22"/>
              </w:rPr>
              <w:t>].</w:t>
            </w:r>
            <w:r w:rsidRPr="00EA6E32">
              <w:rPr>
                <w:rFonts w:ascii="Times New Roman" w:hAnsi="Times New Roman"/>
                <w:sz w:val="22"/>
                <w:szCs w:val="22"/>
              </w:rPr>
              <w:t>documents[].documentType</w:t>
            </w:r>
          </w:p>
        </w:tc>
      </w:tr>
      <w:tr w:rsidR="00521FA8" w:rsidRPr="00BB7604" w14:paraId="04DC7965"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7B4E5AF8" w14:textId="17481295"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0804E956"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3F784ADB" w14:textId="3A049B0D"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Example: nationalID</w:t>
            </w:r>
          </w:p>
        </w:tc>
      </w:tr>
      <w:tr w:rsidR="00521FA8" w:rsidRPr="00BB7604" w14:paraId="16A0C714"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val="restart"/>
          </w:tcPr>
          <w:p w14:paraId="6C68982A" w14:textId="1EBA1BB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participants[].documents[].</w:t>
            </w:r>
            <w:r w:rsidRPr="00CF1B37">
              <w:rPr>
                <w:rFonts w:ascii="Times New Roman" w:hAnsi="Times New Roman"/>
                <w:sz w:val="22"/>
                <w:szCs w:val="22"/>
              </w:rPr>
              <w:t>documentTypeText</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483D7912"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Type: String</w:t>
            </w:r>
          </w:p>
          <w:p w14:paraId="03A27AC6" w14:textId="795A8545"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Required: Yes</w:t>
            </w:r>
          </w:p>
        </w:tc>
        <w:tc>
          <w:tcPr>
            <w:cnfStyle w:val="000010000000" w:firstRow="0" w:lastRow="0" w:firstColumn="0" w:lastColumn="0" w:oddVBand="1" w:evenVBand="0" w:oddHBand="0" w:evenHBand="0" w:firstRowFirstColumn="0" w:firstRowLastColumn="0" w:lastRowFirstColumn="0" w:lastRowLastColumn="0"/>
            <w:tcW w:w="3205" w:type="dxa"/>
          </w:tcPr>
          <w:p w14:paraId="4AB05264"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ENG: Document Type</w:t>
            </w:r>
          </w:p>
          <w:p w14:paraId="0B4CA69F" w14:textId="6955B58F"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VNM: Loại giấy tờ tuỳ thân</w:t>
            </w:r>
          </w:p>
        </w:tc>
      </w:tr>
      <w:tr w:rsidR="00521FA8" w:rsidRPr="00BB7604" w14:paraId="68CEEFC2"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31020F47"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3710D56F"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1BD8D779" w14:textId="4CEA377F"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4B7769">
              <w:rPr>
                <w:rFonts w:ascii="Times New Roman" w:eastAsiaTheme="minorEastAsia" w:hAnsi="Times New Roman"/>
                <w:sz w:val="22"/>
                <w:szCs w:val="22"/>
              </w:rPr>
              <w:t xml:space="preserve">Input Application → Customer Information → </w:t>
            </w:r>
            <w:r w:rsidRPr="002C7074">
              <w:rPr>
                <w:rFonts w:ascii="Times New Roman" w:eastAsiaTheme="minorEastAsia" w:hAnsi="Times New Roman"/>
                <w:sz w:val="22"/>
                <w:szCs w:val="22"/>
              </w:rPr>
              <w:t>Related Person Information</w:t>
            </w:r>
            <w:r>
              <w:rPr>
                <w:rFonts w:ascii="Times New Roman" w:eastAsiaTheme="minorEastAsia" w:hAnsi="Times New Roman"/>
                <w:sz w:val="22"/>
                <w:szCs w:val="22"/>
              </w:rPr>
              <w:t xml:space="preserve"> → </w:t>
            </w:r>
            <w:r w:rsidRPr="00EA6E32">
              <w:rPr>
                <w:rFonts w:ascii="Times New Roman" w:hAnsi="Times New Roman"/>
                <w:sz w:val="22"/>
                <w:szCs w:val="22"/>
              </w:rPr>
              <w:t>Document Type</w:t>
            </w:r>
          </w:p>
        </w:tc>
      </w:tr>
      <w:tr w:rsidR="00521FA8" w:rsidRPr="00BB7604" w14:paraId="65BBAFFF"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tcPr>
          <w:p w14:paraId="65D0C528"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15288E03"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4FDCD3F1" w14:textId="5C4553A1"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4B7769">
              <w:rPr>
                <w:rFonts w:ascii="Times New Roman" w:eastAsiaTheme="minorEastAsia" w:hAnsi="Times New Roman"/>
                <w:sz w:val="22"/>
                <w:szCs w:val="22"/>
              </w:rPr>
              <w:t>participants[</w:t>
            </w:r>
            <w:r>
              <w:rPr>
                <w:rFonts w:ascii="Times New Roman" w:eastAsiaTheme="minorEastAsia" w:hAnsi="Times New Roman"/>
                <w:sz w:val="22"/>
                <w:szCs w:val="22"/>
              </w:rPr>
              <w:t>role=</w:t>
            </w:r>
            <w:r w:rsidRPr="002C7074">
              <w:rPr>
                <w:rFonts w:ascii="Times New Roman" w:eastAsiaTheme="minorEastAsia" w:hAnsi="Times New Roman"/>
                <w:sz w:val="22"/>
                <w:szCs w:val="22"/>
              </w:rPr>
              <w:t>related</w:t>
            </w:r>
            <w:r>
              <w:rPr>
                <w:rFonts w:ascii="Times New Roman" w:eastAsiaTheme="minorEastAsia" w:hAnsi="Times New Roman"/>
                <w:sz w:val="22"/>
                <w:szCs w:val="22"/>
              </w:rPr>
              <w:t>].</w:t>
            </w:r>
            <w:r w:rsidRPr="00EA6E32">
              <w:rPr>
                <w:rFonts w:ascii="Times New Roman" w:hAnsi="Times New Roman"/>
                <w:sz w:val="22"/>
                <w:szCs w:val="22"/>
              </w:rPr>
              <w:t>documents[].</w:t>
            </w:r>
            <w:r w:rsidRPr="00CF1B37">
              <w:rPr>
                <w:rFonts w:ascii="Times New Roman" w:hAnsi="Times New Roman"/>
                <w:sz w:val="22"/>
                <w:szCs w:val="22"/>
              </w:rPr>
              <w:t>documentTypeText</w:t>
            </w:r>
          </w:p>
        </w:tc>
      </w:tr>
      <w:tr w:rsidR="00521FA8" w:rsidRPr="00BB7604" w14:paraId="1F608E0E"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6C5BB59B"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1552F1B3"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2A0F1334" w14:textId="53AAE86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 xml:space="preserve">Example: </w:t>
            </w:r>
            <w:r w:rsidRPr="00AF43FA">
              <w:rPr>
                <w:rFonts w:ascii="Times New Roman" w:hAnsi="Times New Roman"/>
                <w:sz w:val="22"/>
                <w:szCs w:val="22"/>
              </w:rPr>
              <w:t>"Identification Card"</w:t>
            </w:r>
          </w:p>
        </w:tc>
      </w:tr>
      <w:tr w:rsidR="00521FA8" w:rsidRPr="00BB7604" w14:paraId="4401E464"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val="restart"/>
          </w:tcPr>
          <w:p w14:paraId="4A0654F9" w14:textId="3A4A5B52"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participants[].documents[].isMain</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519E3C4B"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Type: Boolean</w:t>
            </w:r>
          </w:p>
          <w:p w14:paraId="6FF6BD94" w14:textId="3E7BEB7A"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Required: No</w:t>
            </w:r>
          </w:p>
        </w:tc>
        <w:tc>
          <w:tcPr>
            <w:cnfStyle w:val="000010000000" w:firstRow="0" w:lastRow="0" w:firstColumn="0" w:lastColumn="0" w:oddVBand="1" w:evenVBand="0" w:oddHBand="0" w:evenHBand="0" w:firstRowFirstColumn="0" w:firstRowLastColumn="0" w:lastRowFirstColumn="0" w:lastRowLastColumn="0"/>
            <w:tcW w:w="3205" w:type="dxa"/>
          </w:tcPr>
          <w:p w14:paraId="3305862E"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ENG: Main Document</w:t>
            </w:r>
          </w:p>
          <w:p w14:paraId="67D3D0E6" w14:textId="75F96AE6"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VNM: Giấy tờ chính</w:t>
            </w:r>
          </w:p>
        </w:tc>
      </w:tr>
      <w:tr w:rsidR="00521FA8" w:rsidRPr="00BB7604" w14:paraId="187757CD"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3CD41787" w14:textId="6434F6F1"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2F976338"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5DC638A1" w14:textId="345156E8"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Pr>
                <w:rFonts w:ascii="Times New Roman" w:hAnsi="Times New Roman"/>
                <w:sz w:val="22"/>
                <w:szCs w:val="22"/>
              </w:rPr>
              <w:t>-</w:t>
            </w:r>
          </w:p>
        </w:tc>
      </w:tr>
      <w:tr w:rsidR="00521FA8" w:rsidRPr="00BB7604" w14:paraId="5417E46A"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tcPr>
          <w:p w14:paraId="06F12632" w14:textId="4754A2D0"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6C5302A2"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47990314" w14:textId="2CF72DED"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4B7769">
              <w:rPr>
                <w:rFonts w:ascii="Times New Roman" w:eastAsiaTheme="minorEastAsia" w:hAnsi="Times New Roman"/>
                <w:sz w:val="22"/>
                <w:szCs w:val="22"/>
              </w:rPr>
              <w:t>participants[</w:t>
            </w:r>
            <w:r>
              <w:rPr>
                <w:rFonts w:ascii="Times New Roman" w:eastAsiaTheme="minorEastAsia" w:hAnsi="Times New Roman"/>
                <w:sz w:val="22"/>
                <w:szCs w:val="22"/>
              </w:rPr>
              <w:t>role=</w:t>
            </w:r>
            <w:r w:rsidRPr="002C7074">
              <w:rPr>
                <w:rFonts w:ascii="Times New Roman" w:eastAsiaTheme="minorEastAsia" w:hAnsi="Times New Roman"/>
                <w:sz w:val="22"/>
                <w:szCs w:val="22"/>
              </w:rPr>
              <w:t>related</w:t>
            </w:r>
            <w:r>
              <w:rPr>
                <w:rFonts w:ascii="Times New Roman" w:eastAsiaTheme="minorEastAsia" w:hAnsi="Times New Roman"/>
                <w:sz w:val="22"/>
                <w:szCs w:val="22"/>
              </w:rPr>
              <w:t>].</w:t>
            </w:r>
            <w:r w:rsidRPr="00EA6E32">
              <w:rPr>
                <w:rFonts w:ascii="Times New Roman" w:hAnsi="Times New Roman"/>
                <w:sz w:val="22"/>
                <w:szCs w:val="22"/>
              </w:rPr>
              <w:t>documents[].isMain</w:t>
            </w:r>
          </w:p>
        </w:tc>
      </w:tr>
      <w:tr w:rsidR="00521FA8" w:rsidRPr="00BB7604" w14:paraId="2CB340AD"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463F9B6B"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113A44F8"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0374A38E" w14:textId="4C829DF8"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Example: true</w:t>
            </w:r>
          </w:p>
        </w:tc>
      </w:tr>
      <w:tr w:rsidR="00521FA8" w:rsidRPr="00BB7604" w14:paraId="2D5E6E33"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val="restart"/>
          </w:tcPr>
          <w:p w14:paraId="6EAD9308" w14:textId="1AB66755"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participants[].documents[].documentNumber</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62A6E252"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Type: String</w:t>
            </w:r>
          </w:p>
          <w:p w14:paraId="13EE8475" w14:textId="374557B4"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Required: Yes</w:t>
            </w:r>
          </w:p>
        </w:tc>
        <w:tc>
          <w:tcPr>
            <w:cnfStyle w:val="000010000000" w:firstRow="0" w:lastRow="0" w:firstColumn="0" w:lastColumn="0" w:oddVBand="1" w:evenVBand="0" w:oddHBand="0" w:evenHBand="0" w:firstRowFirstColumn="0" w:firstRowLastColumn="0" w:lastRowFirstColumn="0" w:lastRowLastColumn="0"/>
            <w:tcW w:w="3205" w:type="dxa"/>
          </w:tcPr>
          <w:p w14:paraId="7A426E27"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ENG: Document Number</w:t>
            </w:r>
          </w:p>
          <w:p w14:paraId="405C3B5E" w14:textId="6188BF3C"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VNM: Số giấy tờ tuỳ thân</w:t>
            </w:r>
          </w:p>
        </w:tc>
      </w:tr>
      <w:tr w:rsidR="00521FA8" w:rsidRPr="00BB7604" w14:paraId="159E6D8B"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77CF62EB"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6A12D35F"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6F43C30B" w14:textId="5B982C6F"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4B7769">
              <w:rPr>
                <w:rFonts w:ascii="Times New Roman" w:eastAsiaTheme="minorEastAsia" w:hAnsi="Times New Roman"/>
                <w:sz w:val="22"/>
                <w:szCs w:val="22"/>
              </w:rPr>
              <w:t xml:space="preserve">Input Application → Customer Information → </w:t>
            </w:r>
            <w:r w:rsidRPr="002C7074">
              <w:rPr>
                <w:rFonts w:ascii="Times New Roman" w:eastAsiaTheme="minorEastAsia" w:hAnsi="Times New Roman"/>
                <w:sz w:val="22"/>
                <w:szCs w:val="22"/>
              </w:rPr>
              <w:t>Related Person Information</w:t>
            </w:r>
            <w:r>
              <w:rPr>
                <w:rFonts w:ascii="Times New Roman" w:eastAsiaTheme="minorEastAsia" w:hAnsi="Times New Roman"/>
                <w:sz w:val="22"/>
                <w:szCs w:val="22"/>
              </w:rPr>
              <w:t xml:space="preserve"> → </w:t>
            </w:r>
            <w:r w:rsidRPr="00EA6E32">
              <w:rPr>
                <w:rFonts w:ascii="Times New Roman" w:hAnsi="Times New Roman"/>
                <w:sz w:val="22"/>
                <w:szCs w:val="22"/>
              </w:rPr>
              <w:t>Document Number</w:t>
            </w:r>
          </w:p>
        </w:tc>
      </w:tr>
      <w:tr w:rsidR="00521FA8" w:rsidRPr="00BB7604" w14:paraId="3729CD6A"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tcPr>
          <w:p w14:paraId="1F03344C"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58F9F829"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08B231B6" w14:textId="438EABF1"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4B7769">
              <w:rPr>
                <w:rFonts w:ascii="Times New Roman" w:eastAsiaTheme="minorEastAsia" w:hAnsi="Times New Roman"/>
                <w:sz w:val="22"/>
                <w:szCs w:val="22"/>
              </w:rPr>
              <w:t>participants[</w:t>
            </w:r>
            <w:r>
              <w:rPr>
                <w:rFonts w:ascii="Times New Roman" w:eastAsiaTheme="minorEastAsia" w:hAnsi="Times New Roman"/>
                <w:sz w:val="22"/>
                <w:szCs w:val="22"/>
              </w:rPr>
              <w:t>role=</w:t>
            </w:r>
            <w:r w:rsidRPr="002C7074">
              <w:rPr>
                <w:rFonts w:ascii="Times New Roman" w:eastAsiaTheme="minorEastAsia" w:hAnsi="Times New Roman"/>
                <w:sz w:val="22"/>
                <w:szCs w:val="22"/>
              </w:rPr>
              <w:t>related</w:t>
            </w:r>
            <w:r>
              <w:rPr>
                <w:rFonts w:ascii="Times New Roman" w:eastAsiaTheme="minorEastAsia" w:hAnsi="Times New Roman"/>
                <w:sz w:val="22"/>
                <w:szCs w:val="22"/>
              </w:rPr>
              <w:t>].</w:t>
            </w:r>
            <w:r w:rsidRPr="00EA6E32">
              <w:rPr>
                <w:rFonts w:ascii="Times New Roman" w:hAnsi="Times New Roman"/>
                <w:sz w:val="22"/>
                <w:szCs w:val="22"/>
              </w:rPr>
              <w:t>documents[].documentNumber</w:t>
            </w:r>
          </w:p>
        </w:tc>
      </w:tr>
      <w:tr w:rsidR="00521FA8" w:rsidRPr="00BB7604" w14:paraId="7ABE999E"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6C8A3835"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0D9B3B26"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1738D7E1" w14:textId="7D183C2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Example: 148772583</w:t>
            </w:r>
          </w:p>
        </w:tc>
      </w:tr>
      <w:tr w:rsidR="00521FA8" w:rsidRPr="00BB7604" w14:paraId="1CB215B7"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val="restart"/>
          </w:tcPr>
          <w:p w14:paraId="4BB904C9" w14:textId="76F7D1BD"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participants[].documents[].dateIssued</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1C362BB6"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Type: Date</w:t>
            </w:r>
          </w:p>
          <w:p w14:paraId="13F96332" w14:textId="653795E5"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Required: Yes</w:t>
            </w:r>
          </w:p>
        </w:tc>
        <w:tc>
          <w:tcPr>
            <w:cnfStyle w:val="000010000000" w:firstRow="0" w:lastRow="0" w:firstColumn="0" w:lastColumn="0" w:oddVBand="1" w:evenVBand="0" w:oddHBand="0" w:evenHBand="0" w:firstRowFirstColumn="0" w:firstRowLastColumn="0" w:lastRowFirstColumn="0" w:lastRowLastColumn="0"/>
            <w:tcW w:w="3205" w:type="dxa"/>
          </w:tcPr>
          <w:p w14:paraId="207E558C"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ENG: Date Issued</w:t>
            </w:r>
          </w:p>
          <w:p w14:paraId="615F3646" w14:textId="29A4B028"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VNM: Ngày cấp</w:t>
            </w:r>
          </w:p>
        </w:tc>
      </w:tr>
      <w:tr w:rsidR="00521FA8" w:rsidRPr="00BB7604" w14:paraId="6A7D55C7"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52496987"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656248A4"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0689AB4D" w14:textId="17A2192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4B7769">
              <w:rPr>
                <w:rFonts w:ascii="Times New Roman" w:eastAsiaTheme="minorEastAsia" w:hAnsi="Times New Roman"/>
                <w:sz w:val="22"/>
                <w:szCs w:val="22"/>
              </w:rPr>
              <w:t xml:space="preserve">Input Application → Customer Information → </w:t>
            </w:r>
            <w:r w:rsidRPr="002C7074">
              <w:rPr>
                <w:rFonts w:ascii="Times New Roman" w:eastAsiaTheme="minorEastAsia" w:hAnsi="Times New Roman"/>
                <w:sz w:val="22"/>
                <w:szCs w:val="22"/>
              </w:rPr>
              <w:t>Related Person Information</w:t>
            </w:r>
            <w:r>
              <w:rPr>
                <w:rFonts w:ascii="Times New Roman" w:eastAsiaTheme="minorEastAsia" w:hAnsi="Times New Roman"/>
                <w:sz w:val="22"/>
                <w:szCs w:val="22"/>
              </w:rPr>
              <w:t xml:space="preserve"> → </w:t>
            </w:r>
            <w:r w:rsidRPr="00EA6E32">
              <w:rPr>
                <w:rFonts w:ascii="Times New Roman" w:hAnsi="Times New Roman"/>
                <w:sz w:val="22"/>
                <w:szCs w:val="22"/>
              </w:rPr>
              <w:t>Date Issued</w:t>
            </w:r>
          </w:p>
        </w:tc>
      </w:tr>
      <w:tr w:rsidR="00521FA8" w:rsidRPr="00BB7604" w14:paraId="45920CBE"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tcPr>
          <w:p w14:paraId="60EBBCCB"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4EB6B1BB"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51CD21AF" w14:textId="25AA942C"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4B7769">
              <w:rPr>
                <w:rFonts w:ascii="Times New Roman" w:eastAsiaTheme="minorEastAsia" w:hAnsi="Times New Roman"/>
                <w:sz w:val="22"/>
                <w:szCs w:val="22"/>
              </w:rPr>
              <w:t>participants[</w:t>
            </w:r>
            <w:r>
              <w:rPr>
                <w:rFonts w:ascii="Times New Roman" w:eastAsiaTheme="minorEastAsia" w:hAnsi="Times New Roman"/>
                <w:sz w:val="22"/>
                <w:szCs w:val="22"/>
              </w:rPr>
              <w:t>role=</w:t>
            </w:r>
            <w:r w:rsidRPr="002C7074">
              <w:rPr>
                <w:rFonts w:ascii="Times New Roman" w:eastAsiaTheme="minorEastAsia" w:hAnsi="Times New Roman"/>
                <w:sz w:val="22"/>
                <w:szCs w:val="22"/>
              </w:rPr>
              <w:t>related</w:t>
            </w:r>
            <w:r>
              <w:rPr>
                <w:rFonts w:ascii="Times New Roman" w:eastAsiaTheme="minorEastAsia" w:hAnsi="Times New Roman"/>
                <w:sz w:val="22"/>
                <w:szCs w:val="22"/>
              </w:rPr>
              <w:t>].</w:t>
            </w:r>
            <w:r w:rsidRPr="00EA6E32">
              <w:rPr>
                <w:rFonts w:ascii="Times New Roman" w:hAnsi="Times New Roman"/>
                <w:sz w:val="22"/>
                <w:szCs w:val="22"/>
              </w:rPr>
              <w:t>documents[].dateIssued</w:t>
            </w:r>
          </w:p>
        </w:tc>
      </w:tr>
      <w:tr w:rsidR="00521FA8" w:rsidRPr="00BB7604" w14:paraId="08133230"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401C3C39"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163F372E"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1234A10D" w14:textId="63791355"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Example: 2026-09-07T21:00:00.000Z</w:t>
            </w:r>
          </w:p>
        </w:tc>
      </w:tr>
      <w:tr w:rsidR="00521FA8" w:rsidRPr="00BB7604" w14:paraId="1D61C745"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val="restart"/>
          </w:tcPr>
          <w:p w14:paraId="547B4495" w14:textId="4B26630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participants[].documents[].</w:t>
            </w:r>
            <w:r w:rsidRPr="00155BAD">
              <w:rPr>
                <w:rFonts w:ascii="Times New Roman" w:hAnsi="Times New Roman"/>
                <w:sz w:val="22"/>
                <w:szCs w:val="22"/>
              </w:rPr>
              <w:t>placeIssued</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1AB1EFE4"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155BAD">
              <w:rPr>
                <w:rFonts w:ascii="Times New Roman" w:hAnsi="Times New Roman"/>
                <w:sz w:val="22"/>
                <w:szCs w:val="22"/>
              </w:rPr>
              <w:t>Type: String</w:t>
            </w:r>
          </w:p>
          <w:p w14:paraId="1802E6FE" w14:textId="374CCA55"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155BAD">
              <w:rPr>
                <w:rFonts w:ascii="Times New Roman" w:hAnsi="Times New Roman"/>
                <w:sz w:val="22"/>
                <w:szCs w:val="22"/>
              </w:rPr>
              <w:t>Required: Yes</w:t>
            </w:r>
          </w:p>
        </w:tc>
        <w:tc>
          <w:tcPr>
            <w:cnfStyle w:val="000010000000" w:firstRow="0" w:lastRow="0" w:firstColumn="0" w:lastColumn="0" w:oddVBand="1" w:evenVBand="0" w:oddHBand="0" w:evenHBand="0" w:firstRowFirstColumn="0" w:firstRowLastColumn="0" w:lastRowFirstColumn="0" w:lastRowLastColumn="0"/>
            <w:tcW w:w="3205" w:type="dxa"/>
          </w:tcPr>
          <w:p w14:paraId="17FAE3D1"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ENG: Place issued</w:t>
            </w:r>
          </w:p>
          <w:p w14:paraId="4264501A" w14:textId="0F02809A"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VNM: Nơi cấp</w:t>
            </w:r>
          </w:p>
        </w:tc>
      </w:tr>
      <w:tr w:rsidR="00521FA8" w:rsidRPr="00BB7604" w14:paraId="7E16D5EA"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3CFB4C53"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0FABD104" w14:textId="77777777"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4D7E3728" w14:textId="0A7BA5D8"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4B7769">
              <w:rPr>
                <w:rFonts w:ascii="Times New Roman" w:eastAsiaTheme="minorEastAsia" w:hAnsi="Times New Roman"/>
                <w:sz w:val="22"/>
                <w:szCs w:val="22"/>
              </w:rPr>
              <w:t xml:space="preserve">Input Application → Customer Information → </w:t>
            </w:r>
            <w:r w:rsidRPr="002C7074">
              <w:rPr>
                <w:rFonts w:ascii="Times New Roman" w:eastAsiaTheme="minorEastAsia" w:hAnsi="Times New Roman"/>
                <w:sz w:val="22"/>
                <w:szCs w:val="22"/>
              </w:rPr>
              <w:t>Related Person Information</w:t>
            </w:r>
            <w:r>
              <w:rPr>
                <w:rFonts w:ascii="Times New Roman" w:eastAsiaTheme="minorEastAsia" w:hAnsi="Times New Roman"/>
                <w:sz w:val="22"/>
                <w:szCs w:val="22"/>
              </w:rPr>
              <w:t xml:space="preserve"> → </w:t>
            </w:r>
            <w:r w:rsidRPr="00EA6E32">
              <w:rPr>
                <w:rFonts w:ascii="Times New Roman" w:hAnsi="Times New Roman"/>
                <w:sz w:val="22"/>
                <w:szCs w:val="22"/>
              </w:rPr>
              <w:t>Place Issued</w:t>
            </w:r>
          </w:p>
        </w:tc>
      </w:tr>
      <w:tr w:rsidR="00521FA8" w:rsidRPr="00BB7604" w14:paraId="361B604C" w14:textId="77777777" w:rsidTr="00363D13">
        <w:tc>
          <w:tcPr>
            <w:cnfStyle w:val="000010000000" w:firstRow="0" w:lastRow="0" w:firstColumn="0" w:lastColumn="0" w:oddVBand="1" w:evenVBand="0" w:oddHBand="0" w:evenHBand="0" w:firstRowFirstColumn="0" w:firstRowLastColumn="0" w:lastRowFirstColumn="0" w:lastRowLastColumn="0"/>
            <w:tcW w:w="3207" w:type="dxa"/>
            <w:vMerge/>
          </w:tcPr>
          <w:p w14:paraId="42DE4AC6"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64E761C6" w14:textId="77777777"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1B9ECC96" w14:textId="1962C5A6"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4B7769">
              <w:rPr>
                <w:rFonts w:ascii="Times New Roman" w:eastAsiaTheme="minorEastAsia" w:hAnsi="Times New Roman"/>
                <w:sz w:val="22"/>
                <w:szCs w:val="22"/>
              </w:rPr>
              <w:t>participants[</w:t>
            </w:r>
            <w:r>
              <w:rPr>
                <w:rFonts w:ascii="Times New Roman" w:eastAsiaTheme="minorEastAsia" w:hAnsi="Times New Roman"/>
                <w:sz w:val="22"/>
                <w:szCs w:val="22"/>
              </w:rPr>
              <w:t>role=</w:t>
            </w:r>
            <w:r w:rsidRPr="002C7074">
              <w:rPr>
                <w:rFonts w:ascii="Times New Roman" w:eastAsiaTheme="minorEastAsia" w:hAnsi="Times New Roman"/>
                <w:sz w:val="22"/>
                <w:szCs w:val="22"/>
              </w:rPr>
              <w:t>related</w:t>
            </w:r>
            <w:r>
              <w:rPr>
                <w:rFonts w:ascii="Times New Roman" w:eastAsiaTheme="minorEastAsia" w:hAnsi="Times New Roman"/>
                <w:sz w:val="22"/>
                <w:szCs w:val="22"/>
              </w:rPr>
              <w:t>].</w:t>
            </w:r>
            <w:r w:rsidRPr="00EA6E32">
              <w:rPr>
                <w:rFonts w:ascii="Times New Roman" w:hAnsi="Times New Roman"/>
                <w:sz w:val="22"/>
                <w:szCs w:val="22"/>
              </w:rPr>
              <w:t>documents[].placeIssued</w:t>
            </w:r>
          </w:p>
        </w:tc>
      </w:tr>
      <w:tr w:rsidR="00521FA8" w:rsidRPr="00BB7604" w14:paraId="16F9094C" w14:textId="77777777" w:rsidTr="00363D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048B71B9" w14:textId="77777777"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74966F7D" w14:textId="77777777" w:rsidR="00521FA8" w:rsidRPr="00155BAD"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4A4011D6" w14:textId="6AE6782E" w:rsidR="00521FA8" w:rsidRPr="00EA6E32" w:rsidRDefault="00521FA8" w:rsidP="00521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2"/>
                <w:szCs w:val="22"/>
              </w:rPr>
            </w:pPr>
            <w:r w:rsidRPr="00EA6E32">
              <w:rPr>
                <w:rFonts w:ascii="Times New Roman" w:hAnsi="Times New Roman"/>
                <w:sz w:val="22"/>
                <w:szCs w:val="22"/>
              </w:rPr>
              <w:t>Example: Text</w:t>
            </w:r>
          </w:p>
        </w:tc>
      </w:tr>
    </w:tbl>
    <w:p w14:paraId="604B20F3" w14:textId="77777777" w:rsidR="00672D59" w:rsidRDefault="00672D59" w:rsidP="00D76306">
      <w:pPr>
        <w:spacing w:before="240" w:after="200" w:line="360" w:lineRule="auto"/>
        <w:jc w:val="both"/>
        <w:rPr>
          <w:rFonts w:ascii="Times New Roman" w:eastAsiaTheme="minorEastAsia" w:hAnsi="Times New Roman"/>
          <w:sz w:val="24"/>
        </w:rPr>
      </w:pPr>
    </w:p>
    <w:p w14:paraId="58D573FC" w14:textId="77777777" w:rsidR="00672D59" w:rsidRPr="00BB7604" w:rsidRDefault="00672D59" w:rsidP="00D76306">
      <w:pPr>
        <w:spacing w:before="240" w:after="200" w:line="360" w:lineRule="auto"/>
        <w:jc w:val="both"/>
        <w:rPr>
          <w:rFonts w:ascii="Times New Roman" w:eastAsiaTheme="minorEastAsia" w:hAnsi="Times New Roman"/>
          <w:sz w:val="24"/>
        </w:rPr>
      </w:pPr>
    </w:p>
    <w:p w14:paraId="213CB5B9" w14:textId="524B07AE" w:rsidR="00A55C49" w:rsidRPr="00095413" w:rsidRDefault="00A55C49" w:rsidP="00095413">
      <w:pPr>
        <w:pStyle w:val="Heading4"/>
        <w:spacing w:after="240"/>
        <w:rPr>
          <w:rFonts w:ascii="Times New Roman" w:hAnsi="Times New Roman" w:cs="Times New Roman"/>
          <w:color w:val="auto"/>
          <w:sz w:val="24"/>
        </w:rPr>
      </w:pPr>
      <w:del w:id="19" w:author="Волков Сергей" w:date="2026-10-06T17:07:00Z">
        <w:r w:rsidRPr="00095413" w:rsidDel="00095413">
          <w:rPr>
            <w:rFonts w:ascii="Times New Roman" w:hAnsi="Times New Roman" w:cs="Times New Roman"/>
            <w:color w:val="auto"/>
            <w:sz w:val="24"/>
          </w:rPr>
          <w:lastRenderedPageBreak/>
          <w:delText xml:space="preserve">+ </w:delText>
        </w:r>
      </w:del>
      <w:commentRangeStart w:id="20"/>
      <w:commentRangeStart w:id="21"/>
      <w:commentRangeStart w:id="22"/>
      <w:commentRangeStart w:id="23"/>
      <w:r w:rsidRPr="00095413">
        <w:rPr>
          <w:rFonts w:ascii="Times New Roman" w:hAnsi="Times New Roman" w:cs="Times New Roman"/>
          <w:color w:val="auto"/>
          <w:sz w:val="24"/>
        </w:rPr>
        <w:t xml:space="preserve">Financial </w:t>
      </w:r>
      <w:r w:rsidR="00F11B4A" w:rsidRPr="00095413">
        <w:rPr>
          <w:rFonts w:ascii="Times New Roman" w:hAnsi="Times New Roman" w:cs="Times New Roman"/>
          <w:color w:val="auto"/>
          <w:sz w:val="24"/>
        </w:rPr>
        <w:t>information</w:t>
      </w:r>
      <w:commentRangeEnd w:id="20"/>
      <w:r w:rsidR="00264D66" w:rsidRPr="00095413">
        <w:rPr>
          <w:rFonts w:ascii="Times New Roman" w:hAnsi="Times New Roman" w:cs="Times New Roman"/>
          <w:color w:val="auto"/>
          <w:sz w:val="24"/>
        </w:rPr>
        <w:commentReference w:id="20"/>
      </w:r>
      <w:commentRangeEnd w:id="21"/>
      <w:r w:rsidR="005D63D2">
        <w:rPr>
          <w:rStyle w:val="CommentReference"/>
          <w:rFonts w:eastAsia="Times New Roman" w:cs="Times New Roman"/>
          <w:iCs w:val="0"/>
          <w:color w:val="auto"/>
        </w:rPr>
        <w:commentReference w:id="21"/>
      </w:r>
      <w:commentRangeEnd w:id="22"/>
      <w:r w:rsidR="001175EF">
        <w:rPr>
          <w:rStyle w:val="CommentReference"/>
          <w:rFonts w:eastAsia="Times New Roman" w:cs="Times New Roman"/>
          <w:iCs w:val="0"/>
          <w:color w:val="auto"/>
        </w:rPr>
        <w:commentReference w:id="22"/>
      </w:r>
      <w:ins w:id="24" w:author="Волков Сергей" w:date="2026-10-06T17:07:00Z">
        <w:r w:rsidR="00095413">
          <w:rPr>
            <w:rFonts w:ascii="Times New Roman" w:hAnsi="Times New Roman" w:cs="Times New Roman"/>
            <w:color w:val="auto"/>
            <w:sz w:val="24"/>
          </w:rPr>
          <w:t xml:space="preserve"> </w:t>
        </w:r>
      </w:ins>
      <w:commentRangeEnd w:id="23"/>
      <w:r w:rsidR="00822E47">
        <w:rPr>
          <w:rStyle w:val="CommentReference"/>
          <w:rFonts w:eastAsia="Times New Roman" w:cs="Times New Roman"/>
          <w:iCs w:val="0"/>
          <w:color w:val="auto"/>
        </w:rPr>
        <w:commentReference w:id="23"/>
      </w:r>
      <w:ins w:id="25" w:author="Волков Сергей" w:date="2026-10-06T17:07:00Z">
        <w:r w:rsidR="00095413" w:rsidRPr="00BB7604">
          <w:rPr>
            <w:rFonts w:ascii="Times New Roman" w:hAnsi="Times New Roman" w:cs="Times New Roman"/>
            <w:color w:val="auto"/>
            <w:sz w:val="24"/>
          </w:rPr>
          <w:t>[</w:t>
        </w:r>
      </w:ins>
      <w:r w:rsidR="000C38C5" w:rsidRPr="00BB7604">
        <w:rPr>
          <w:rFonts w:ascii="Times New Roman" w:hAnsi="Times New Roman" w:cs="Times New Roman"/>
          <w:color w:val="auto"/>
          <w:sz w:val="24"/>
        </w:rPr>
        <w:t>Object</w:t>
      </w:r>
      <w:ins w:id="26" w:author="Волков Сергей" w:date="2026-10-06T17:07:00Z">
        <w:r w:rsidR="00095413" w:rsidRPr="00BB7604">
          <w:rPr>
            <w:rFonts w:ascii="Times New Roman" w:hAnsi="Times New Roman" w:cs="Times New Roman"/>
            <w:color w:val="auto"/>
            <w:sz w:val="24"/>
          </w:rPr>
          <w:t>]</w:t>
        </w:r>
      </w:ins>
    </w:p>
    <w:tbl>
      <w:tblPr>
        <w:tblStyle w:val="PlainTable21"/>
        <w:tblW w:w="5000" w:type="pct"/>
        <w:tblLayout w:type="fixed"/>
        <w:tblLook w:val="0000" w:firstRow="0" w:lastRow="0" w:firstColumn="0" w:lastColumn="0" w:noHBand="0" w:noVBand="0"/>
      </w:tblPr>
      <w:tblGrid>
        <w:gridCol w:w="3211"/>
        <w:gridCol w:w="3208"/>
        <w:gridCol w:w="3208"/>
        <w:tblGridChange w:id="27">
          <w:tblGrid>
            <w:gridCol w:w="417"/>
            <w:gridCol w:w="2794"/>
            <w:gridCol w:w="413"/>
            <w:gridCol w:w="2795"/>
            <w:gridCol w:w="410"/>
            <w:gridCol w:w="2798"/>
            <w:gridCol w:w="407"/>
          </w:tblGrid>
        </w:tblGridChange>
      </w:tblGrid>
      <w:tr w:rsidR="00A55C49" w:rsidRPr="00BB7604" w14:paraId="7A53EE17" w14:textId="77777777" w:rsidTr="006C7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tcPr>
          <w:p w14:paraId="01A4D107" w14:textId="0243FC98" w:rsidR="00A55C49" w:rsidRPr="00BB7604" w:rsidRDefault="00A55C49" w:rsidP="00A55C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sz w:val="24"/>
              </w:rPr>
            </w:pPr>
            <w:r w:rsidRPr="00BB7604">
              <w:rPr>
                <w:rFonts w:ascii="Times New Roman" w:hAnsi="Times New Roman"/>
                <w:b/>
                <w:color w:val="000000"/>
                <w:sz w:val="22"/>
                <w:szCs w:val="22"/>
              </w:rPr>
              <w:t>Field</w:t>
            </w:r>
          </w:p>
        </w:tc>
        <w:tc>
          <w:tcPr>
            <w:cnfStyle w:val="000001000000" w:firstRow="0" w:lastRow="0" w:firstColumn="0" w:lastColumn="0" w:oddVBand="0" w:evenVBand="1" w:oddHBand="0" w:evenHBand="0" w:firstRowFirstColumn="0" w:firstRowLastColumn="0" w:lastRowFirstColumn="0" w:lastRowLastColumn="0"/>
            <w:tcW w:w="3205" w:type="dxa"/>
          </w:tcPr>
          <w:p w14:paraId="2AF3981E" w14:textId="053E09FF" w:rsidR="00A55C49" w:rsidRPr="00BB7604" w:rsidRDefault="00A55C49" w:rsidP="00A55C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hAnsi="Times New Roman"/>
                <w:b/>
                <w:color w:val="000000"/>
                <w:sz w:val="22"/>
                <w:szCs w:val="22"/>
              </w:rPr>
              <w:t>Type / Required</w:t>
            </w:r>
          </w:p>
        </w:tc>
        <w:tc>
          <w:tcPr>
            <w:cnfStyle w:val="000010000000" w:firstRow="0" w:lastRow="0" w:firstColumn="0" w:lastColumn="0" w:oddVBand="1" w:evenVBand="0" w:oddHBand="0" w:evenHBand="0" w:firstRowFirstColumn="0" w:firstRowLastColumn="0" w:lastRowFirstColumn="0" w:lastRowLastColumn="0"/>
            <w:tcW w:w="3205" w:type="dxa"/>
          </w:tcPr>
          <w:p w14:paraId="5E1F8591" w14:textId="381226A6" w:rsidR="00A55C49" w:rsidRPr="00BB7604" w:rsidRDefault="00A55C49" w:rsidP="00A55C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hAnsi="Times New Roman"/>
                <w:b/>
                <w:bCs/>
                <w:color w:val="000000"/>
                <w:sz w:val="22"/>
                <w:szCs w:val="22"/>
              </w:rPr>
              <w:t>Description / UI / backend / Example</w:t>
            </w:r>
          </w:p>
        </w:tc>
      </w:tr>
      <w:tr w:rsidR="00095413" w:rsidRPr="00BB7604" w14:paraId="465B59AB" w14:textId="77777777" w:rsidTr="006C75E6">
        <w:tc>
          <w:tcPr>
            <w:cnfStyle w:val="000010000000" w:firstRow="0" w:lastRow="0" w:firstColumn="0" w:lastColumn="0" w:oddVBand="1" w:evenVBand="0" w:oddHBand="0" w:evenHBand="0" w:firstRowFirstColumn="0" w:firstRowLastColumn="0" w:lastRowFirstColumn="0" w:lastRowLastColumn="0"/>
            <w:tcW w:w="3207" w:type="dxa"/>
            <w:vMerge w:val="restart"/>
          </w:tcPr>
          <w:p w14:paraId="20C9EE5B" w14:textId="4ECC7AF6" w:rsidR="00095413" w:rsidRPr="006F11BE"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6F11BE">
              <w:rPr>
                <w:rFonts w:ascii="Times New Roman" w:eastAsiaTheme="minorEastAsia" w:hAnsi="Times New Roman"/>
                <w:sz w:val="24"/>
              </w:rPr>
              <w:t>financialInformation</w:t>
            </w:r>
            <w:r w:rsidRPr="000734DF">
              <w:rPr>
                <w:rFonts w:ascii="Times New Roman" w:eastAsiaTheme="minorEastAsia" w:hAnsi="Times New Roman"/>
                <w:sz w:val="22"/>
                <w:szCs w:val="22"/>
                <w:rPrChange w:id="28" w:author="Волков Сергей" w:date="2026-10-12T12:48:00Z">
                  <w:rPr>
                    <w:rFonts w:ascii="Times New Roman" w:eastAsiaTheme="minorEastAsia" w:hAnsi="Times New Roman"/>
                    <w:sz w:val="22"/>
                    <w:szCs w:val="22"/>
                    <w:lang w:val="ru-RU"/>
                  </w:rPr>
                </w:rPrChange>
              </w:rPr>
              <w:t>.</w:t>
            </w:r>
            <w:r w:rsidRPr="00BB7604">
              <w:rPr>
                <w:rFonts w:ascii="Times New Roman" w:hAnsi="Times New Roman"/>
                <w:sz w:val="24"/>
              </w:rPr>
              <w:t>incomeList[].</w:t>
            </w:r>
            <w:commentRangeStart w:id="29"/>
            <w:commentRangeStart w:id="30"/>
            <w:r w:rsidRPr="00BB7604">
              <w:rPr>
                <w:rFonts w:ascii="Times New Roman" w:eastAsiaTheme="minorEastAsia" w:hAnsi="Times New Roman"/>
                <w:sz w:val="22"/>
                <w:szCs w:val="22"/>
              </w:rPr>
              <w:t>i</w:t>
            </w:r>
            <w:r>
              <w:rPr>
                <w:rFonts w:ascii="Times New Roman" w:eastAsiaTheme="minorEastAsia" w:hAnsi="Times New Roman"/>
                <w:sz w:val="22"/>
                <w:szCs w:val="22"/>
              </w:rPr>
              <w:t>ncomeType</w:t>
            </w:r>
            <w:commentRangeEnd w:id="29"/>
            <w:r>
              <w:rPr>
                <w:rStyle w:val="CommentReference"/>
              </w:rPr>
              <w:commentReference w:id="29"/>
            </w:r>
            <w:commentRangeEnd w:id="30"/>
            <w:r w:rsidR="00864986">
              <w:rPr>
                <w:rStyle w:val="CommentReference"/>
              </w:rPr>
              <w:commentReference w:id="30"/>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48B81249"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7DC9DF90" w14:textId="58A265BE"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Yes</w:t>
            </w:r>
          </w:p>
        </w:tc>
        <w:tc>
          <w:tcPr>
            <w:cnfStyle w:val="000010000000" w:firstRow="0" w:lastRow="0" w:firstColumn="0" w:lastColumn="0" w:oddVBand="1" w:evenVBand="0" w:oddHBand="0" w:evenHBand="0" w:firstRowFirstColumn="0" w:firstRowLastColumn="0" w:lastRowFirstColumn="0" w:lastRowLastColumn="0"/>
            <w:tcW w:w="3205" w:type="dxa"/>
          </w:tcPr>
          <w:p w14:paraId="69260117"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Income Type</w:t>
            </w:r>
          </w:p>
          <w:p w14:paraId="44929498" w14:textId="7204ABBD"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VNM: Loại nguồn thu</w:t>
            </w:r>
          </w:p>
        </w:tc>
      </w:tr>
      <w:tr w:rsidR="00095413" w:rsidRPr="00BB7604" w14:paraId="787AF8DA" w14:textId="77777777" w:rsidTr="006C7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398BD5C8" w14:textId="77777777" w:rsidR="00095413" w:rsidRPr="006F11BE"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44951945"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1F0B9DE8" w14:textId="4AF11A43" w:rsidR="00653052" w:rsidRPr="00653052" w:rsidRDefault="00653052"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u w:val="single"/>
              </w:rPr>
            </w:pPr>
            <w:r w:rsidRPr="00653052">
              <w:rPr>
                <w:rFonts w:ascii="Times New Roman" w:eastAsiaTheme="minorEastAsia" w:hAnsi="Times New Roman"/>
                <w:sz w:val="22"/>
                <w:szCs w:val="22"/>
                <w:u w:val="single"/>
              </w:rPr>
              <w:t>Flow: BU, F</w:t>
            </w:r>
          </w:p>
          <w:p w14:paraId="7F83F7F2" w14:textId="77777777" w:rsidR="00095413"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Financial Information → Income Type</w:t>
            </w:r>
            <w:r>
              <w:rPr>
                <w:rFonts w:ascii="Times New Roman" w:eastAsiaTheme="minorEastAsia" w:hAnsi="Times New Roman"/>
                <w:sz w:val="22"/>
                <w:szCs w:val="22"/>
              </w:rPr>
              <w:t xml:space="preserve"> (SysName)</w:t>
            </w:r>
          </w:p>
          <w:p w14:paraId="395BD17B" w14:textId="77777777" w:rsidR="00653052" w:rsidRDefault="00653052"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p w14:paraId="477387CD" w14:textId="77777777" w:rsidR="00653052" w:rsidRPr="00653052" w:rsidRDefault="00653052"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u w:val="single"/>
              </w:rPr>
            </w:pPr>
            <w:r w:rsidRPr="00653052">
              <w:rPr>
                <w:rFonts w:ascii="Times New Roman" w:eastAsiaTheme="minorEastAsia" w:hAnsi="Times New Roman"/>
                <w:sz w:val="22"/>
                <w:szCs w:val="22"/>
                <w:u w:val="single"/>
              </w:rPr>
              <w:t>Flow: N</w:t>
            </w:r>
          </w:p>
          <w:p w14:paraId="26F74E13" w14:textId="7300D142" w:rsidR="00653052" w:rsidRPr="00BB7604" w:rsidRDefault="00653052"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653052">
              <w:rPr>
                <w:rFonts w:ascii="Times New Roman" w:eastAsiaTheme="minorEastAsia" w:hAnsi="Times New Roman"/>
                <w:sz w:val="22"/>
                <w:szCs w:val="22"/>
              </w:rPr>
              <w:t>Make Recommendation → Assessment of Customer Records → Assessment of Customer’s Income and Expenses → Assessment of Incomes</w:t>
            </w:r>
          </w:p>
        </w:tc>
      </w:tr>
      <w:tr w:rsidR="00095413" w:rsidRPr="00BB7604" w14:paraId="23655D5F" w14:textId="77777777" w:rsidTr="006C75E6">
        <w:tc>
          <w:tcPr>
            <w:cnfStyle w:val="000010000000" w:firstRow="0" w:lastRow="0" w:firstColumn="0" w:lastColumn="0" w:oddVBand="1" w:evenVBand="0" w:oddHBand="0" w:evenHBand="0" w:firstRowFirstColumn="0" w:firstRowLastColumn="0" w:lastRowFirstColumn="0" w:lastRowLastColumn="0"/>
            <w:tcW w:w="3207" w:type="dxa"/>
            <w:vMerge/>
          </w:tcPr>
          <w:p w14:paraId="20A9CE1D" w14:textId="77777777" w:rsidR="00095413" w:rsidRPr="006F11BE"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2D54FF62"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30D62C11" w14:textId="4A8BEB18"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participan</w:t>
            </w:r>
            <w:r>
              <w:rPr>
                <w:rFonts w:ascii="Times New Roman" w:eastAsiaTheme="minorEastAsia" w:hAnsi="Times New Roman"/>
                <w:sz w:val="22"/>
                <w:szCs w:val="22"/>
              </w:rPr>
              <w:t>ts[].incomeList[].incomeType</w:t>
            </w:r>
          </w:p>
        </w:tc>
      </w:tr>
      <w:tr w:rsidR="00095413" w:rsidRPr="00BB7604" w14:paraId="5814DE2A" w14:textId="77777777" w:rsidTr="006C7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02BBCD26" w14:textId="77777777" w:rsidR="00095413" w:rsidRPr="006F11BE"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79B9D0CA"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688BD91B" w14:textId="310CD2EF"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Example: </w:t>
            </w:r>
            <w:r w:rsidR="00C06906" w:rsidRPr="00C06906">
              <w:rPr>
                <w:rFonts w:ascii="Times New Roman" w:eastAsiaTheme="minorEastAsia" w:hAnsi="Times New Roman"/>
                <w:sz w:val="22"/>
                <w:szCs w:val="22"/>
              </w:rPr>
              <w:t>"INC5"</w:t>
            </w:r>
          </w:p>
        </w:tc>
      </w:tr>
      <w:tr w:rsidR="00095413" w:rsidRPr="00BB7604" w14:paraId="6F527ED5" w14:textId="77777777" w:rsidTr="006C75E6">
        <w:tc>
          <w:tcPr>
            <w:cnfStyle w:val="000010000000" w:firstRow="0" w:lastRow="0" w:firstColumn="0" w:lastColumn="0" w:oddVBand="1" w:evenVBand="0" w:oddHBand="0" w:evenHBand="0" w:firstRowFirstColumn="0" w:firstRowLastColumn="0" w:lastRowFirstColumn="0" w:lastRowLastColumn="0"/>
            <w:tcW w:w="3207" w:type="dxa"/>
            <w:vMerge w:val="restart"/>
          </w:tcPr>
          <w:p w14:paraId="3130B9B5" w14:textId="56182736"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6F11BE">
              <w:rPr>
                <w:rFonts w:ascii="Times New Roman" w:eastAsiaTheme="minorEastAsia" w:hAnsi="Times New Roman"/>
                <w:sz w:val="24"/>
              </w:rPr>
              <w:t>financialInformation</w:t>
            </w:r>
            <w:r w:rsidRPr="00BB7604">
              <w:rPr>
                <w:rFonts w:ascii="Times New Roman" w:eastAsiaTheme="minorEastAsia" w:hAnsi="Times New Roman"/>
                <w:sz w:val="22"/>
                <w:szCs w:val="22"/>
                <w:lang w:val="ru-RU"/>
              </w:rPr>
              <w:t>.</w:t>
            </w:r>
            <w:r w:rsidRPr="00BB7604">
              <w:rPr>
                <w:rFonts w:ascii="Times New Roman" w:hAnsi="Times New Roman"/>
                <w:sz w:val="24"/>
              </w:rPr>
              <w:t>incomeList[].</w:t>
            </w:r>
            <w:r w:rsidRPr="00BB7604">
              <w:rPr>
                <w:rFonts w:ascii="Times New Roman" w:eastAsiaTheme="minorEastAsia" w:hAnsi="Times New Roman"/>
                <w:sz w:val="22"/>
                <w:szCs w:val="22"/>
              </w:rPr>
              <w:t>incomeTypeText</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35512F4E"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06909DAA"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Yes</w:t>
            </w:r>
          </w:p>
        </w:tc>
        <w:tc>
          <w:tcPr>
            <w:cnfStyle w:val="000010000000" w:firstRow="0" w:lastRow="0" w:firstColumn="0" w:lastColumn="0" w:oddVBand="1" w:evenVBand="0" w:oddHBand="0" w:evenHBand="0" w:firstRowFirstColumn="0" w:firstRowLastColumn="0" w:lastRowFirstColumn="0" w:lastRowLastColumn="0"/>
            <w:tcW w:w="3205" w:type="dxa"/>
          </w:tcPr>
          <w:p w14:paraId="74FD482D"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Income Type</w:t>
            </w:r>
          </w:p>
          <w:p w14:paraId="33C6DE7F"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VNM: Loại nguồn thu</w:t>
            </w:r>
          </w:p>
        </w:tc>
      </w:tr>
      <w:tr w:rsidR="00095413" w:rsidRPr="00BB7604" w14:paraId="7B0444EE" w14:textId="77777777" w:rsidTr="006C7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4AD8A345"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73FC6B80"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5F0D5A39" w14:textId="77777777" w:rsidR="00653052" w:rsidRPr="00653052"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u w:val="single"/>
              </w:rPr>
            </w:pPr>
            <w:r w:rsidRPr="00653052">
              <w:rPr>
                <w:rFonts w:ascii="Times New Roman" w:eastAsiaTheme="minorEastAsia" w:hAnsi="Times New Roman"/>
                <w:sz w:val="22"/>
                <w:szCs w:val="22"/>
                <w:u w:val="single"/>
              </w:rPr>
              <w:t>Flow: BU, F</w:t>
            </w:r>
          </w:p>
          <w:p w14:paraId="26C6A56C" w14:textId="77777777" w:rsidR="00095413"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Financial Information → Income Type</w:t>
            </w:r>
          </w:p>
          <w:p w14:paraId="4BE951D7" w14:textId="77777777" w:rsidR="00653052" w:rsidRDefault="00653052"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p w14:paraId="0E06A81A" w14:textId="77777777" w:rsidR="00653052" w:rsidRPr="00653052"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u w:val="single"/>
              </w:rPr>
            </w:pPr>
            <w:r w:rsidRPr="00653052">
              <w:rPr>
                <w:rFonts w:ascii="Times New Roman" w:eastAsiaTheme="minorEastAsia" w:hAnsi="Times New Roman"/>
                <w:sz w:val="22"/>
                <w:szCs w:val="22"/>
                <w:u w:val="single"/>
              </w:rPr>
              <w:t>Flow: N</w:t>
            </w:r>
          </w:p>
          <w:p w14:paraId="35B4FABF" w14:textId="306BA7BE" w:rsidR="00653052" w:rsidRPr="00BB7604"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653052">
              <w:rPr>
                <w:rFonts w:ascii="Times New Roman" w:eastAsiaTheme="minorEastAsia" w:hAnsi="Times New Roman"/>
                <w:sz w:val="22"/>
                <w:szCs w:val="22"/>
              </w:rPr>
              <w:t>Make Recommendation → Assessment of Customer Records → Assessment of Customer’s Income and Expenses → Assessment of Incomes</w:t>
            </w:r>
          </w:p>
        </w:tc>
      </w:tr>
      <w:tr w:rsidR="00095413" w:rsidRPr="00BB7604" w14:paraId="6D2317B4" w14:textId="77777777" w:rsidTr="006C75E6">
        <w:trPr>
          <w:trHeight w:val="885"/>
        </w:trPr>
        <w:tc>
          <w:tcPr>
            <w:cnfStyle w:val="000010000000" w:firstRow="0" w:lastRow="0" w:firstColumn="0" w:lastColumn="0" w:oddVBand="1" w:evenVBand="0" w:oddHBand="0" w:evenHBand="0" w:firstRowFirstColumn="0" w:firstRowLastColumn="0" w:lastRowFirstColumn="0" w:lastRowLastColumn="0"/>
            <w:tcW w:w="3207" w:type="dxa"/>
            <w:vMerge/>
          </w:tcPr>
          <w:p w14:paraId="6DD54C9A"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2AE8B0C0"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3BD17284"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participants[].incomeList[].incomeTypeText</w:t>
            </w:r>
          </w:p>
        </w:tc>
      </w:tr>
      <w:tr w:rsidR="00095413" w:rsidRPr="00BB7604" w14:paraId="46BEA9DC" w14:textId="77777777" w:rsidTr="006C7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765147DA"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273E72F4"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21CCBEC1"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Example: "Other sources of income"</w:t>
            </w:r>
          </w:p>
        </w:tc>
      </w:tr>
      <w:tr w:rsidR="00095413" w:rsidRPr="00BB7604" w14:paraId="3E0DACCC" w14:textId="77777777" w:rsidTr="006C75E6">
        <w:tc>
          <w:tcPr>
            <w:cnfStyle w:val="000010000000" w:firstRow="0" w:lastRow="0" w:firstColumn="0" w:lastColumn="0" w:oddVBand="1" w:evenVBand="0" w:oddHBand="0" w:evenHBand="0" w:firstRowFirstColumn="0" w:firstRowLastColumn="0" w:lastRowFirstColumn="0" w:lastRowLastColumn="0"/>
            <w:tcW w:w="3207" w:type="dxa"/>
            <w:vMerge w:val="restart"/>
          </w:tcPr>
          <w:p w14:paraId="1B873C29" w14:textId="114F5B19" w:rsidR="00095413" w:rsidRPr="00095413"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6F11BE">
              <w:rPr>
                <w:rFonts w:ascii="Times New Roman" w:eastAsiaTheme="minorEastAsia" w:hAnsi="Times New Roman"/>
                <w:sz w:val="24"/>
              </w:rPr>
              <w:t>financialInformation</w:t>
            </w:r>
            <w:r w:rsidRPr="00095413">
              <w:rPr>
                <w:rFonts w:ascii="Times New Roman" w:eastAsiaTheme="minorEastAsia" w:hAnsi="Times New Roman"/>
                <w:sz w:val="22"/>
                <w:szCs w:val="22"/>
              </w:rPr>
              <w:t>.</w:t>
            </w:r>
            <w:r w:rsidRPr="00BB7604">
              <w:rPr>
                <w:rFonts w:ascii="Times New Roman" w:hAnsi="Times New Roman"/>
                <w:sz w:val="24"/>
              </w:rPr>
              <w:t>incomeList[].</w:t>
            </w:r>
            <w:r w:rsidRPr="00BB7604">
              <w:rPr>
                <w:rFonts w:ascii="Times New Roman" w:eastAsiaTheme="minorEastAsia" w:hAnsi="Times New Roman"/>
                <w:sz w:val="22"/>
                <w:szCs w:val="22"/>
              </w:rPr>
              <w:t>ownerIncome</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2E1B9F34"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74B74B1B" w14:textId="77777777" w:rsidR="00095413" w:rsidRPr="00095413"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95413">
              <w:rPr>
                <w:rFonts w:ascii="Times New Roman" w:eastAsiaTheme="minorEastAsia" w:hAnsi="Times New Roman"/>
                <w:sz w:val="22"/>
                <w:szCs w:val="22"/>
              </w:rPr>
              <w:t xml:space="preserve">Required: </w:t>
            </w:r>
            <w:r w:rsidRPr="00BB7604">
              <w:rPr>
                <w:rFonts w:ascii="Times New Roman" w:eastAsiaTheme="minorEastAsia" w:hAnsi="Times New Roman"/>
                <w:sz w:val="22"/>
                <w:szCs w:val="22"/>
              </w:rPr>
              <w:t>Yes</w:t>
            </w:r>
          </w:p>
        </w:tc>
        <w:tc>
          <w:tcPr>
            <w:cnfStyle w:val="000010000000" w:firstRow="0" w:lastRow="0" w:firstColumn="0" w:lastColumn="0" w:oddVBand="1" w:evenVBand="0" w:oddHBand="0" w:evenHBand="0" w:firstRowFirstColumn="0" w:firstRowLastColumn="0" w:lastRowFirstColumn="0" w:lastRowLastColumn="0"/>
            <w:tcW w:w="3205" w:type="dxa"/>
          </w:tcPr>
          <w:p w14:paraId="36C93402"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Owner Income</w:t>
            </w:r>
          </w:p>
          <w:p w14:paraId="5FDD0B77"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VNM: Người sở hữu nguồn thu</w:t>
            </w:r>
          </w:p>
        </w:tc>
      </w:tr>
      <w:tr w:rsidR="00095413" w:rsidRPr="00BB7604" w14:paraId="551A5C1F" w14:textId="77777777" w:rsidTr="006C7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2DAADC69"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0ED67ADE"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1A0BE3CA" w14:textId="77777777" w:rsidR="00653052" w:rsidRPr="00653052"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u w:val="single"/>
              </w:rPr>
            </w:pPr>
            <w:r w:rsidRPr="00653052">
              <w:rPr>
                <w:rFonts w:ascii="Times New Roman" w:eastAsiaTheme="minorEastAsia" w:hAnsi="Times New Roman"/>
                <w:sz w:val="22"/>
                <w:szCs w:val="22"/>
                <w:u w:val="single"/>
              </w:rPr>
              <w:t>Flow: BU, F</w:t>
            </w:r>
          </w:p>
          <w:p w14:paraId="2739C6AB" w14:textId="77777777" w:rsidR="00095413"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lastRenderedPageBreak/>
              <w:t>Financial Information → Owner Income</w:t>
            </w:r>
          </w:p>
          <w:p w14:paraId="66CF3182" w14:textId="77777777" w:rsidR="00653052" w:rsidRPr="00653052"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u w:val="single"/>
              </w:rPr>
            </w:pPr>
            <w:r w:rsidRPr="00653052">
              <w:rPr>
                <w:rFonts w:ascii="Times New Roman" w:eastAsiaTheme="minorEastAsia" w:hAnsi="Times New Roman"/>
                <w:sz w:val="22"/>
                <w:szCs w:val="22"/>
                <w:u w:val="single"/>
              </w:rPr>
              <w:t>Flow: N</w:t>
            </w:r>
          </w:p>
          <w:p w14:paraId="55345E81" w14:textId="35AB4475" w:rsidR="00653052" w:rsidRPr="00BB7604"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653052">
              <w:rPr>
                <w:rFonts w:ascii="Times New Roman" w:eastAsiaTheme="minorEastAsia" w:hAnsi="Times New Roman"/>
                <w:sz w:val="22"/>
                <w:szCs w:val="22"/>
              </w:rPr>
              <w:t>Make Recommendation → Assessment of Customer Records → Assessment of Customer’s Income and Expenses → Assessment of Incomes</w:t>
            </w:r>
          </w:p>
        </w:tc>
      </w:tr>
      <w:tr w:rsidR="00095413" w:rsidRPr="00BB7604" w14:paraId="139B2B42" w14:textId="77777777" w:rsidTr="006C75E6">
        <w:tc>
          <w:tcPr>
            <w:cnfStyle w:val="000010000000" w:firstRow="0" w:lastRow="0" w:firstColumn="0" w:lastColumn="0" w:oddVBand="1" w:evenVBand="0" w:oddHBand="0" w:evenHBand="0" w:firstRowFirstColumn="0" w:firstRowLastColumn="0" w:lastRowFirstColumn="0" w:lastRowLastColumn="0"/>
            <w:tcW w:w="3207" w:type="dxa"/>
            <w:vMerge/>
          </w:tcPr>
          <w:p w14:paraId="6F4CE242"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7390E560"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18BC8731"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participants[].incomeList[].ownerIncome</w:t>
            </w:r>
          </w:p>
        </w:tc>
      </w:tr>
      <w:tr w:rsidR="00095413" w:rsidRPr="00BB7604" w14:paraId="5C339EFB" w14:textId="77777777" w:rsidTr="006C7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42D74F41"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59084701"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2D98DBC3"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Example: "Poker Face - Borrower"</w:t>
            </w:r>
          </w:p>
        </w:tc>
      </w:tr>
      <w:tr w:rsidR="00095413" w:rsidRPr="00BB7604" w14:paraId="78B90C8B" w14:textId="77777777" w:rsidTr="006C75E6">
        <w:tc>
          <w:tcPr>
            <w:cnfStyle w:val="000010000000" w:firstRow="0" w:lastRow="0" w:firstColumn="0" w:lastColumn="0" w:oddVBand="1" w:evenVBand="0" w:oddHBand="0" w:evenHBand="0" w:firstRowFirstColumn="0" w:firstRowLastColumn="0" w:lastRowFirstColumn="0" w:lastRowLastColumn="0"/>
            <w:tcW w:w="3207" w:type="dxa"/>
            <w:vMerge w:val="restart"/>
          </w:tcPr>
          <w:p w14:paraId="4366E68A" w14:textId="28B7ACD9"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6F11BE">
              <w:rPr>
                <w:rFonts w:ascii="Times New Roman" w:eastAsiaTheme="minorEastAsia" w:hAnsi="Times New Roman"/>
                <w:sz w:val="24"/>
              </w:rPr>
              <w:t>financialInformation</w:t>
            </w:r>
            <w:r w:rsidRPr="00BB7604">
              <w:rPr>
                <w:rFonts w:ascii="Times New Roman" w:eastAsiaTheme="minorEastAsia" w:hAnsi="Times New Roman"/>
                <w:sz w:val="22"/>
                <w:szCs w:val="22"/>
                <w:lang w:val="ru-RU"/>
              </w:rPr>
              <w:t>.</w:t>
            </w:r>
            <w:r w:rsidRPr="00BB7604">
              <w:rPr>
                <w:rFonts w:ascii="Times New Roman" w:hAnsi="Times New Roman"/>
                <w:sz w:val="24"/>
              </w:rPr>
              <w:t>incomeList[].</w:t>
            </w:r>
            <w:r w:rsidRPr="00BB7604">
              <w:rPr>
                <w:rFonts w:ascii="Times New Roman" w:hAnsi="Times New Roman"/>
                <w:bCs/>
                <w:color w:val="000000"/>
                <w:sz w:val="22"/>
                <w:szCs w:val="22"/>
              </w:rPr>
              <w:t>averageIncome</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5DA7106D"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Number</w:t>
            </w:r>
          </w:p>
          <w:p w14:paraId="6D2E0CB2"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Yes</w:t>
            </w:r>
          </w:p>
        </w:tc>
        <w:tc>
          <w:tcPr>
            <w:cnfStyle w:val="000010000000" w:firstRow="0" w:lastRow="0" w:firstColumn="0" w:lastColumn="0" w:oddVBand="1" w:evenVBand="0" w:oddHBand="0" w:evenHBand="0" w:firstRowFirstColumn="0" w:firstRowLastColumn="0" w:lastRowFirstColumn="0" w:lastRowLastColumn="0"/>
            <w:tcW w:w="3205" w:type="dxa"/>
          </w:tcPr>
          <w:p w14:paraId="1AAA0679"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Average Income/month</w:t>
            </w:r>
          </w:p>
          <w:p w14:paraId="07C7028A"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rPr>
              <w:t>VNM: Thu nhập trung bình/tháng</w:t>
            </w:r>
          </w:p>
        </w:tc>
      </w:tr>
      <w:tr w:rsidR="00095413" w:rsidRPr="00BB7604" w14:paraId="450FCDA7" w14:textId="77777777" w:rsidTr="006C7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6E233B56"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58A84269"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0A25359E" w14:textId="77777777" w:rsidR="00653052" w:rsidRPr="00653052"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u w:val="single"/>
              </w:rPr>
            </w:pPr>
            <w:r w:rsidRPr="00653052">
              <w:rPr>
                <w:rFonts w:ascii="Times New Roman" w:eastAsiaTheme="minorEastAsia" w:hAnsi="Times New Roman"/>
                <w:sz w:val="22"/>
                <w:szCs w:val="22"/>
                <w:u w:val="single"/>
              </w:rPr>
              <w:t>Flow: BU, F</w:t>
            </w:r>
          </w:p>
          <w:p w14:paraId="1DF7A24A" w14:textId="77777777" w:rsidR="00095413"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rPr>
              <w:t xml:space="preserve">Financial Information → </w:t>
            </w:r>
            <w:r w:rsidRPr="00BB7604">
              <w:rPr>
                <w:rFonts w:ascii="Times New Roman" w:hAnsi="Times New Roman"/>
                <w:bCs/>
                <w:color w:val="000000"/>
                <w:sz w:val="22"/>
                <w:szCs w:val="22"/>
              </w:rPr>
              <w:t>Average Income/month</w:t>
            </w:r>
          </w:p>
          <w:p w14:paraId="0DF8E233" w14:textId="77777777" w:rsidR="00653052" w:rsidRPr="00653052"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u w:val="single"/>
              </w:rPr>
            </w:pPr>
            <w:r w:rsidRPr="00653052">
              <w:rPr>
                <w:rFonts w:ascii="Times New Roman" w:eastAsiaTheme="minorEastAsia" w:hAnsi="Times New Roman"/>
                <w:sz w:val="22"/>
                <w:szCs w:val="22"/>
                <w:u w:val="single"/>
              </w:rPr>
              <w:t>Flow: N</w:t>
            </w:r>
          </w:p>
          <w:p w14:paraId="4A088CD6" w14:textId="200A669E" w:rsidR="00653052" w:rsidRPr="00BB7604"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653052">
              <w:rPr>
                <w:rFonts w:ascii="Times New Roman" w:eastAsiaTheme="minorEastAsia" w:hAnsi="Times New Roman"/>
                <w:sz w:val="22"/>
                <w:szCs w:val="22"/>
              </w:rPr>
              <w:t>Make Recommendation → Assessment of Customer Records → Assessment of Customer’s Income and Expenses → Assessment of Incomes</w:t>
            </w:r>
          </w:p>
        </w:tc>
      </w:tr>
      <w:tr w:rsidR="00095413" w:rsidRPr="00BB7604" w14:paraId="2987574F" w14:textId="77777777" w:rsidTr="006C75E6">
        <w:tc>
          <w:tcPr>
            <w:cnfStyle w:val="000010000000" w:firstRow="0" w:lastRow="0" w:firstColumn="0" w:lastColumn="0" w:oddVBand="1" w:evenVBand="0" w:oddHBand="0" w:evenHBand="0" w:firstRowFirstColumn="0" w:firstRowLastColumn="0" w:lastRowFirstColumn="0" w:lastRowLastColumn="0"/>
            <w:tcW w:w="3207" w:type="dxa"/>
            <w:vMerge/>
          </w:tcPr>
          <w:p w14:paraId="0A514654"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6B03C301"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0A5CE9F0"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rPr>
              <w:t>participants[].incomeList[].</w:t>
            </w:r>
            <w:r w:rsidRPr="00BB7604">
              <w:rPr>
                <w:rFonts w:ascii="Times New Roman" w:hAnsi="Times New Roman"/>
                <w:bCs/>
                <w:color w:val="000000"/>
                <w:sz w:val="22"/>
                <w:szCs w:val="22"/>
              </w:rPr>
              <w:t>averageIncome</w:t>
            </w:r>
          </w:p>
        </w:tc>
      </w:tr>
      <w:tr w:rsidR="00095413" w:rsidRPr="00BB7604" w14:paraId="572F8E20" w14:textId="77777777" w:rsidTr="006C7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482D313D"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08C6CC34"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4D948E9A" w14:textId="77777777" w:rsidR="00095413" w:rsidRPr="00BB7604" w:rsidRDefault="00095413" w:rsidP="000954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lang w:val="ru-RU"/>
              </w:rPr>
              <w:t xml:space="preserve">Example: </w:t>
            </w:r>
            <w:r w:rsidRPr="00BB7604">
              <w:rPr>
                <w:rFonts w:ascii="Times New Roman" w:eastAsiaTheme="minorEastAsia" w:hAnsi="Times New Roman"/>
                <w:sz w:val="22"/>
                <w:szCs w:val="22"/>
              </w:rPr>
              <w:t>32623123</w:t>
            </w:r>
          </w:p>
        </w:tc>
      </w:tr>
      <w:tr w:rsidR="00C06906" w:rsidRPr="00BB7604" w14:paraId="4729AC0F" w14:textId="77777777" w:rsidTr="006C75E6">
        <w:tc>
          <w:tcPr>
            <w:cnfStyle w:val="000010000000" w:firstRow="0" w:lastRow="0" w:firstColumn="0" w:lastColumn="0" w:oddVBand="1" w:evenVBand="0" w:oddHBand="0" w:evenHBand="0" w:firstRowFirstColumn="0" w:firstRowLastColumn="0" w:lastRowFirstColumn="0" w:lastRowLastColumn="0"/>
            <w:tcW w:w="3207" w:type="dxa"/>
            <w:vMerge w:val="restart"/>
          </w:tcPr>
          <w:p w14:paraId="566C35D8" w14:textId="6E792F8E" w:rsidR="00C06906" w:rsidRPr="00BB7604" w:rsidRDefault="00C06906"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6F11BE">
              <w:rPr>
                <w:rFonts w:ascii="Times New Roman" w:eastAsiaTheme="minorEastAsia" w:hAnsi="Times New Roman"/>
                <w:sz w:val="24"/>
              </w:rPr>
              <w:t>financialInformation</w:t>
            </w:r>
            <w:r w:rsidRPr="00BB7604">
              <w:rPr>
                <w:rFonts w:ascii="Times New Roman" w:eastAsiaTheme="minorEastAsia" w:hAnsi="Times New Roman"/>
                <w:sz w:val="22"/>
                <w:szCs w:val="22"/>
                <w:lang w:val="ru-RU"/>
              </w:rPr>
              <w:t>.</w:t>
            </w:r>
            <w:r w:rsidRPr="00BB7604">
              <w:rPr>
                <w:rFonts w:ascii="Times New Roman" w:hAnsi="Times New Roman"/>
                <w:sz w:val="24"/>
              </w:rPr>
              <w:t>incomeList[].</w:t>
            </w:r>
            <w:r w:rsidRPr="00BB7604">
              <w:rPr>
                <w:rFonts w:ascii="Times New Roman" w:eastAsiaTheme="minorEastAsia" w:hAnsi="Times New Roman"/>
                <w:sz w:val="22"/>
                <w:szCs w:val="22"/>
              </w:rPr>
              <w:t>additionalComments</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748590FD" w14:textId="77777777" w:rsidR="00C06906" w:rsidRPr="00BB7604" w:rsidRDefault="00C06906"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7ADE1281" w14:textId="43182056" w:rsidR="00C06906" w:rsidRPr="00BB7604" w:rsidRDefault="00C06906"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cnfStyle w:val="000010000000" w:firstRow="0" w:lastRow="0" w:firstColumn="0" w:lastColumn="0" w:oddVBand="1" w:evenVBand="0" w:oddHBand="0" w:evenHBand="0" w:firstRowFirstColumn="0" w:firstRowLastColumn="0" w:lastRowFirstColumn="0" w:lastRowLastColumn="0"/>
            <w:tcW w:w="3205" w:type="dxa"/>
          </w:tcPr>
          <w:p w14:paraId="3478DDB8" w14:textId="77777777" w:rsidR="00C06906" w:rsidRPr="00BB7604" w:rsidRDefault="00C06906"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Additional Comments</w:t>
            </w:r>
          </w:p>
          <w:p w14:paraId="1BDEA341" w14:textId="77777777" w:rsidR="00C06906" w:rsidRPr="00BB7604" w:rsidRDefault="00C06906"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VNM: Ý kiến bổ sung</w:t>
            </w:r>
          </w:p>
        </w:tc>
      </w:tr>
      <w:tr w:rsidR="00C06906" w:rsidRPr="00BB7604" w14:paraId="11A46109" w14:textId="77777777" w:rsidTr="006C7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24BAA52D" w14:textId="77777777" w:rsidR="00C06906" w:rsidRPr="00BB7604" w:rsidRDefault="00C06906"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275F6E24" w14:textId="77777777" w:rsidR="00C06906" w:rsidRPr="00BB7604" w:rsidRDefault="00C06906"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591B802E" w14:textId="77777777" w:rsidR="00653052" w:rsidRPr="00653052"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u w:val="single"/>
              </w:rPr>
            </w:pPr>
            <w:r w:rsidRPr="00653052">
              <w:rPr>
                <w:rFonts w:ascii="Times New Roman" w:eastAsiaTheme="minorEastAsia" w:hAnsi="Times New Roman"/>
                <w:sz w:val="22"/>
                <w:szCs w:val="22"/>
                <w:u w:val="single"/>
              </w:rPr>
              <w:t>Flow: BU, F</w:t>
            </w:r>
          </w:p>
          <w:p w14:paraId="2997A93B" w14:textId="77777777" w:rsidR="00C06906" w:rsidRDefault="00C06906"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Financial Information → Additional Comments</w:t>
            </w:r>
          </w:p>
          <w:p w14:paraId="103E35C2" w14:textId="77777777" w:rsidR="00653052" w:rsidRPr="00653052"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u w:val="single"/>
              </w:rPr>
            </w:pPr>
            <w:r w:rsidRPr="00653052">
              <w:rPr>
                <w:rFonts w:ascii="Times New Roman" w:eastAsiaTheme="minorEastAsia" w:hAnsi="Times New Roman"/>
                <w:sz w:val="22"/>
                <w:szCs w:val="22"/>
                <w:u w:val="single"/>
              </w:rPr>
              <w:t>Flow: N</w:t>
            </w:r>
          </w:p>
          <w:p w14:paraId="131116CD" w14:textId="3DA11677" w:rsidR="00653052" w:rsidRPr="00BB7604"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653052">
              <w:rPr>
                <w:rFonts w:ascii="Times New Roman" w:eastAsiaTheme="minorEastAsia" w:hAnsi="Times New Roman"/>
                <w:sz w:val="22"/>
                <w:szCs w:val="22"/>
              </w:rPr>
              <w:t>Make Recommendation → Assessment of Customer Records → Assessment of Customer’s Income and Expenses → Assessment of Incomes</w:t>
            </w:r>
          </w:p>
        </w:tc>
      </w:tr>
      <w:tr w:rsidR="00C06906" w:rsidRPr="00BB7604" w14:paraId="194B762D" w14:textId="77777777" w:rsidTr="006C75E6">
        <w:tc>
          <w:tcPr>
            <w:cnfStyle w:val="000010000000" w:firstRow="0" w:lastRow="0" w:firstColumn="0" w:lastColumn="0" w:oddVBand="1" w:evenVBand="0" w:oddHBand="0" w:evenHBand="0" w:firstRowFirstColumn="0" w:firstRowLastColumn="0" w:lastRowFirstColumn="0" w:lastRowLastColumn="0"/>
            <w:tcW w:w="3207" w:type="dxa"/>
            <w:vMerge/>
          </w:tcPr>
          <w:p w14:paraId="6A2B5056" w14:textId="77777777" w:rsidR="00C06906" w:rsidRPr="00BB7604" w:rsidRDefault="00C06906"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1AB5EAAE" w14:textId="77777777" w:rsidR="00C06906" w:rsidRPr="00BB7604" w:rsidRDefault="00C06906"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4FF8DD37" w14:textId="77777777" w:rsidR="00C06906" w:rsidRPr="00BB7604" w:rsidRDefault="00C06906"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participants[].incomeList[].additionalComments</w:t>
            </w:r>
          </w:p>
        </w:tc>
      </w:tr>
      <w:tr w:rsidR="00C06906" w:rsidRPr="00BB7604" w14:paraId="2F285C20" w14:textId="77777777" w:rsidTr="006C75E6">
        <w:tblPrEx>
          <w:tblW w:w="5000" w:type="pct"/>
          <w:tblLayout w:type="fixed"/>
          <w:tblLook w:val="0000" w:firstRow="0" w:lastRow="0" w:firstColumn="0" w:lastColumn="0" w:noHBand="0" w:noVBand="0"/>
          <w:tblPrExChange w:id="31" w:author="Волков Сергей" w:date="2026-10-08T22:05:00Z">
            <w:tblPrEx>
              <w:tblW w:w="5000" w:type="pct"/>
              <w:tblInd w:w="-118" w:type="dxa"/>
              <w:tblBorders>
                <w:left w:val="nil"/>
                <w:right w:val="nil"/>
              </w:tblBorders>
              <w:tblLayout w:type="fixed"/>
              <w:tblCellMar>
                <w:top w:w="57" w:type="dxa"/>
                <w:bottom w:w="57" w:type="dxa"/>
              </w:tblCellMar>
              <w:tblLook w:val="0000" w:firstRow="0" w:lastRow="0" w:firstColumn="0" w:lastColumn="0" w:noHBand="0" w:noVBand="0"/>
            </w:tblPrEx>
          </w:tblPrExChange>
        </w:tblPrEx>
        <w:trPr>
          <w:cnfStyle w:val="000000100000" w:firstRow="0" w:lastRow="0" w:firstColumn="0" w:lastColumn="0" w:oddVBand="0" w:evenVBand="0" w:oddHBand="1" w:evenHBand="0" w:firstRowFirstColumn="0" w:firstRowLastColumn="0" w:lastRowFirstColumn="0" w:lastRowLastColumn="0"/>
          <w:trPrChange w:id="32" w:author="Волков Сергей" w:date="2026-10-08T22:05:00Z">
            <w:trPr>
              <w:gridBefore w:val="1"/>
            </w:trPr>
          </w:trPrChange>
        </w:trPr>
        <w:tc>
          <w:tcPr>
            <w:cnfStyle w:val="000010000000" w:firstRow="0" w:lastRow="0" w:firstColumn="0" w:lastColumn="0" w:oddVBand="1" w:evenVBand="0" w:oddHBand="0" w:evenHBand="0" w:firstRowFirstColumn="0" w:firstRowLastColumn="0" w:lastRowFirstColumn="0" w:lastRowLastColumn="0"/>
            <w:tcW w:w="0" w:type="dxa"/>
            <w:vMerge/>
            <w:tcPrChange w:id="33" w:author="Волков Сергей" w:date="2026-10-08T22:05:00Z">
              <w:tcPr>
                <w:tcW w:w="3207" w:type="dxa"/>
                <w:gridSpan w:val="2"/>
                <w:vMerge/>
                <w:tcBorders>
                  <w:left w:val="single" w:sz="8" w:space="0" w:color="000000"/>
                  <w:bottom w:val="single" w:sz="8" w:space="0" w:color="000000"/>
                  <w:right w:val="single" w:sz="8" w:space="0" w:color="000000"/>
                </w:tcBorders>
                <w:tcMar>
                  <w:top w:w="80" w:type="nil"/>
                  <w:left w:w="80" w:type="nil"/>
                  <w:bottom w:w="80" w:type="nil"/>
                  <w:right w:w="80" w:type="nil"/>
                </w:tcMar>
              </w:tcPr>
            </w:tcPrChange>
          </w:tcPr>
          <w:p w14:paraId="7F016519" w14:textId="77777777" w:rsidR="00C06906" w:rsidRPr="00BB7604" w:rsidRDefault="00C06906"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cnfStyle w:val="000010100000" w:firstRow="0" w:lastRow="0" w:firstColumn="0" w:lastColumn="0" w:oddVBand="1" w:evenVBand="0" w:oddHBand="1" w:evenHBand="0" w:firstRowFirstColumn="0" w:firstRowLastColumn="0" w:lastRowFirstColumn="0" w:lastRowLastColumn="0"/>
              <w:rPr>
                <w:rFonts w:ascii="Times New Roman" w:eastAsiaTheme="minorEastAsia" w:hAnsi="Times New Roman"/>
                <w:sz w:val="22"/>
                <w:szCs w:val="22"/>
              </w:rPr>
            </w:pPr>
          </w:p>
        </w:tc>
        <w:tc>
          <w:tcPr>
            <w:cnfStyle w:val="000001000000" w:firstRow="0" w:lastRow="0" w:firstColumn="0" w:lastColumn="0" w:oddVBand="0" w:evenVBand="1" w:oddHBand="0" w:evenHBand="0" w:firstRowFirstColumn="0" w:firstRowLastColumn="0" w:lastRowFirstColumn="0" w:lastRowLastColumn="0"/>
            <w:tcW w:w="0" w:type="dxa"/>
            <w:vMerge/>
            <w:tcPrChange w:id="34" w:author="Волков Сергей" w:date="2026-10-08T22:05:00Z">
              <w:tcPr>
                <w:tcW w:w="3205" w:type="dxa"/>
                <w:gridSpan w:val="2"/>
                <w:vMerge/>
                <w:tcBorders>
                  <w:left w:val="single" w:sz="8" w:space="0" w:color="000000"/>
                  <w:bottom w:val="single" w:sz="8" w:space="0" w:color="000000"/>
                  <w:right w:val="single" w:sz="8" w:space="0" w:color="000000"/>
                </w:tcBorders>
                <w:tcMar>
                  <w:top w:w="80" w:type="nil"/>
                  <w:left w:w="80" w:type="nil"/>
                  <w:bottom w:w="80" w:type="nil"/>
                  <w:right w:w="80" w:type="nil"/>
                </w:tcMar>
              </w:tcPr>
            </w:tcPrChange>
          </w:tcPr>
          <w:p w14:paraId="73907E98" w14:textId="77777777" w:rsidR="00C06906" w:rsidRPr="00BB7604" w:rsidRDefault="00C06906"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cnfStyle w:val="000001100000" w:firstRow="0" w:lastRow="0" w:firstColumn="0" w:lastColumn="0" w:oddVBand="0" w:evenVBand="1" w:oddHBand="1" w:evenHBand="0" w:firstRowFirstColumn="0" w:firstRowLastColumn="0" w:lastRowFirstColumn="0" w:lastRowLastColumn="0"/>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0" w:type="dxa"/>
            <w:tcPrChange w:id="35" w:author="Волков Сергей" w:date="2026-10-08T22:05:00Z">
              <w:tcPr>
                <w:tcW w:w="3205" w:type="dxa"/>
                <w:gridSpan w:val="2"/>
                <w:tcBorders>
                  <w:top w:val="single" w:sz="8" w:space="0" w:color="000000"/>
                  <w:left w:val="single" w:sz="8" w:space="0" w:color="000000"/>
                  <w:bottom w:val="single" w:sz="8" w:space="0" w:color="000000"/>
                  <w:right w:val="single" w:sz="8" w:space="0" w:color="000000"/>
                </w:tcBorders>
              </w:tcPr>
            </w:tcPrChange>
          </w:tcPr>
          <w:p w14:paraId="095579A5" w14:textId="77777777" w:rsidR="00C06906" w:rsidRPr="00BB7604" w:rsidRDefault="00C06906"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cnfStyle w:val="000010100000" w:firstRow="0" w:lastRow="0" w:firstColumn="0" w:lastColumn="0" w:oddVBand="1" w:evenVBand="0" w:oddHBand="1" w:evenHBand="0" w:firstRowFirstColumn="0" w:firstRowLastColumn="0" w:lastRowFirstColumn="0" w:lastRowLastColumn="0"/>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Example: </w:t>
            </w:r>
            <w:r w:rsidRPr="00BB7604">
              <w:rPr>
                <w:rFonts w:ascii="Times New Roman" w:eastAsiaTheme="minorEastAsia" w:hAnsi="Times New Roman"/>
                <w:sz w:val="22"/>
                <w:szCs w:val="22"/>
              </w:rPr>
              <w:t>Text</w:t>
            </w:r>
          </w:p>
        </w:tc>
      </w:tr>
      <w:tr w:rsidR="0089472E" w:rsidRPr="00BB7604" w14:paraId="1BEC0658" w14:textId="77777777" w:rsidTr="006C75E6">
        <w:tc>
          <w:tcPr>
            <w:cnfStyle w:val="000010000000" w:firstRow="0" w:lastRow="0" w:firstColumn="0" w:lastColumn="0" w:oddVBand="1" w:evenVBand="0" w:oddHBand="0" w:evenHBand="0" w:firstRowFirstColumn="0" w:firstRowLastColumn="0" w:lastRowFirstColumn="0" w:lastRowLastColumn="0"/>
            <w:tcW w:w="3207" w:type="dxa"/>
            <w:vMerge w:val="restart"/>
          </w:tcPr>
          <w:p w14:paraId="660C96A8" w14:textId="7D40845D" w:rsidR="0089472E" w:rsidRPr="006F11BE" w:rsidRDefault="0089472E"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commentRangeStart w:id="36"/>
            <w:commentRangeStart w:id="37"/>
            <w:del w:id="38" w:author="Волков Сергей" w:date="2026-10-12T10:08:00Z">
              <w:r w:rsidRPr="006F11BE" w:rsidDel="00CB0924">
                <w:rPr>
                  <w:rFonts w:ascii="Times New Roman" w:eastAsiaTheme="minorEastAsia" w:hAnsi="Times New Roman"/>
                  <w:sz w:val="24"/>
                </w:rPr>
                <w:delText>financialInformation</w:delText>
              </w:r>
              <w:r w:rsidRPr="00BB7604" w:rsidDel="00CB0924">
                <w:rPr>
                  <w:rFonts w:ascii="Times New Roman" w:eastAsiaTheme="minorEastAsia" w:hAnsi="Times New Roman"/>
                  <w:sz w:val="22"/>
                  <w:szCs w:val="22"/>
                  <w:lang w:val="ru-RU"/>
                </w:rPr>
                <w:delText>.</w:delText>
              </w:r>
              <w:r w:rsidRPr="0091219A" w:rsidDel="00CB0924">
                <w:rPr>
                  <w:rFonts w:ascii="Times New Roman" w:eastAsiaTheme="minorEastAsia" w:hAnsi="Times New Roman"/>
                  <w:sz w:val="24"/>
                </w:rPr>
                <w:delText>expenseList</w:delText>
              </w:r>
              <w:r w:rsidRPr="00BB7604" w:rsidDel="00CB0924">
                <w:rPr>
                  <w:rFonts w:ascii="Times New Roman" w:hAnsi="Times New Roman"/>
                  <w:sz w:val="24"/>
                </w:rPr>
                <w:delText>[].</w:delText>
              </w:r>
              <w:r w:rsidDel="00CB0924">
                <w:rPr>
                  <w:rFonts w:ascii="Times New Roman" w:hAnsi="Times New Roman"/>
                  <w:sz w:val="24"/>
                </w:rPr>
                <w:delText>type</w:delText>
              </w:r>
              <w:commentRangeEnd w:id="36"/>
              <w:r w:rsidR="007A7D53" w:rsidDel="00CB0924">
                <w:rPr>
                  <w:rStyle w:val="CommentReference"/>
                </w:rPr>
                <w:commentReference w:id="36"/>
              </w:r>
            </w:del>
            <w:commentRangeEnd w:id="37"/>
            <w:r w:rsidR="009F14FC">
              <w:rPr>
                <w:rStyle w:val="CommentReference"/>
              </w:rPr>
              <w:commentReference w:id="37"/>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0514B372" w14:textId="6D9BF7F9" w:rsidR="0089472E" w:rsidRPr="00BB7604" w:rsidDel="00CB0924" w:rsidRDefault="0089472E" w:rsidP="008947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del w:id="39" w:author="Волков Сергей" w:date="2026-10-12T10:08:00Z"/>
                <w:rFonts w:ascii="Times New Roman" w:eastAsiaTheme="minorEastAsia" w:hAnsi="Times New Roman"/>
                <w:sz w:val="22"/>
                <w:szCs w:val="22"/>
              </w:rPr>
            </w:pPr>
            <w:del w:id="40" w:author="Волков Сергей" w:date="2026-10-12T10:08:00Z">
              <w:r w:rsidRPr="00BB7604" w:rsidDel="00CB0924">
                <w:rPr>
                  <w:rFonts w:ascii="Times New Roman" w:eastAsiaTheme="minorEastAsia" w:hAnsi="Times New Roman"/>
                  <w:sz w:val="22"/>
                  <w:szCs w:val="22"/>
                </w:rPr>
                <w:delText>Type: String</w:delText>
              </w:r>
            </w:del>
          </w:p>
          <w:p w14:paraId="0BFCA791" w14:textId="6F03C7D5" w:rsidR="0089472E" w:rsidRPr="00BB7604" w:rsidRDefault="0089472E" w:rsidP="008947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del w:id="41" w:author="Волков Сергей" w:date="2026-10-12T10:08:00Z">
              <w:r w:rsidRPr="00BB7604" w:rsidDel="00CB0924">
                <w:rPr>
                  <w:rFonts w:ascii="Times New Roman" w:eastAsiaTheme="minorEastAsia" w:hAnsi="Times New Roman"/>
                  <w:sz w:val="22"/>
                  <w:szCs w:val="22"/>
                  <w:lang w:val="ru-RU"/>
                </w:rPr>
                <w:delText xml:space="preserve">Required: </w:delText>
              </w:r>
              <w:r w:rsidRPr="00BB7604" w:rsidDel="00CB0924">
                <w:rPr>
                  <w:rFonts w:ascii="Times New Roman" w:eastAsiaTheme="minorEastAsia" w:hAnsi="Times New Roman"/>
                  <w:sz w:val="22"/>
                  <w:szCs w:val="22"/>
                </w:rPr>
                <w:delText>No</w:delText>
              </w:r>
            </w:del>
          </w:p>
        </w:tc>
        <w:tc>
          <w:tcPr>
            <w:cnfStyle w:val="000010000000" w:firstRow="0" w:lastRow="0" w:firstColumn="0" w:lastColumn="0" w:oddVBand="1" w:evenVBand="0" w:oddHBand="0" w:evenHBand="0" w:firstRowFirstColumn="0" w:firstRowLastColumn="0" w:lastRowFirstColumn="0" w:lastRowLastColumn="0"/>
            <w:tcW w:w="3205" w:type="dxa"/>
          </w:tcPr>
          <w:p w14:paraId="76B514CD" w14:textId="4398DEF1" w:rsidR="0089472E" w:rsidRPr="0091219A" w:rsidRDefault="00D96A06"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del w:id="42" w:author="Волков Сергей" w:date="2026-10-12T10:08:00Z">
              <w:r w:rsidRPr="00BB7604" w:rsidDel="00CB0924">
                <w:rPr>
                  <w:rFonts w:ascii="Times New Roman" w:eastAsiaTheme="minorEastAsia" w:hAnsi="Times New Roman"/>
                  <w:sz w:val="22"/>
                  <w:szCs w:val="22"/>
                </w:rPr>
                <w:delText>ENG:</w:delText>
              </w:r>
              <w:r w:rsidDel="00CB0924">
                <w:rPr>
                  <w:rFonts w:ascii="Times New Roman" w:eastAsiaTheme="minorEastAsia" w:hAnsi="Times New Roman"/>
                  <w:sz w:val="22"/>
                  <w:szCs w:val="22"/>
                </w:rPr>
                <w:delText xml:space="preserve"> </w:delText>
              </w:r>
              <w:r w:rsidRPr="00D96A06" w:rsidDel="00CB0924">
                <w:rPr>
                  <w:rFonts w:ascii="Times New Roman" w:eastAsiaTheme="minorEastAsia" w:hAnsi="Times New Roman"/>
                  <w:sz w:val="24"/>
                </w:rPr>
                <w:delText>Indicator</w:delText>
              </w:r>
              <w:r w:rsidDel="00CB0924">
                <w:rPr>
                  <w:rFonts w:ascii="Times New Roman" w:eastAsiaTheme="minorEastAsia" w:hAnsi="Times New Roman"/>
                  <w:sz w:val="24"/>
                </w:rPr>
                <w:delText xml:space="preserve"> Type</w:delText>
              </w:r>
            </w:del>
          </w:p>
        </w:tc>
      </w:tr>
      <w:tr w:rsidR="0089472E" w:rsidRPr="00BB7604" w14:paraId="59D3B99C" w14:textId="77777777" w:rsidTr="006C7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48BC19D6" w14:textId="77777777" w:rsidR="0089472E" w:rsidRPr="006F11BE" w:rsidRDefault="0089472E"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73380599" w14:textId="77777777" w:rsidR="0089472E" w:rsidRPr="00BB7604" w:rsidRDefault="0089472E" w:rsidP="00677D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4726E89E" w14:textId="2E5F93A5" w:rsidR="00653052" w:rsidRPr="00653052" w:rsidDel="00CB0924"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del w:id="43" w:author="Волков Сергей" w:date="2026-10-12T10:08:00Z"/>
                <w:rFonts w:ascii="Times New Roman" w:eastAsiaTheme="minorEastAsia" w:hAnsi="Times New Roman"/>
                <w:sz w:val="22"/>
                <w:szCs w:val="22"/>
                <w:u w:val="single"/>
              </w:rPr>
            </w:pPr>
            <w:del w:id="44" w:author="Волков Сергей" w:date="2026-10-12T10:08:00Z">
              <w:r w:rsidRPr="00653052" w:rsidDel="00CB0924">
                <w:rPr>
                  <w:rFonts w:ascii="Times New Roman" w:eastAsiaTheme="minorEastAsia" w:hAnsi="Times New Roman"/>
                  <w:sz w:val="22"/>
                  <w:szCs w:val="22"/>
                  <w:u w:val="single"/>
                </w:rPr>
                <w:delText>Flow: BU, F</w:delText>
              </w:r>
            </w:del>
          </w:p>
          <w:p w14:paraId="47B3D2EE" w14:textId="19F409AB" w:rsidR="00D96A06" w:rsidDel="00CB0924" w:rsidRDefault="0089472E" w:rsidP="008947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del w:id="45" w:author="Волков Сергей" w:date="2026-10-12T10:08:00Z"/>
                <w:rFonts w:ascii="Times New Roman" w:eastAsiaTheme="minorEastAsia" w:hAnsi="Times New Roman"/>
                <w:sz w:val="22"/>
                <w:szCs w:val="22"/>
              </w:rPr>
            </w:pPr>
            <w:del w:id="46" w:author="Волков Сергей" w:date="2026-10-12T10:08:00Z">
              <w:r w:rsidRPr="00677D1A" w:rsidDel="00CB0924">
                <w:rPr>
                  <w:rFonts w:ascii="Times New Roman" w:eastAsiaTheme="minorEastAsia" w:hAnsi="Times New Roman"/>
                  <w:sz w:val="22"/>
                  <w:szCs w:val="22"/>
                </w:rPr>
                <w:delText xml:space="preserve">Input Application </w:delText>
              </w:r>
              <w:r w:rsidRPr="00BB7604" w:rsidDel="00CB0924">
                <w:rPr>
                  <w:rFonts w:ascii="Times New Roman" w:eastAsiaTheme="minorEastAsia" w:hAnsi="Times New Roman"/>
                  <w:sz w:val="22"/>
                  <w:szCs w:val="22"/>
                </w:rPr>
                <w:delText>→</w:delText>
              </w:r>
              <w:r w:rsidDel="00CB0924">
                <w:rPr>
                  <w:rFonts w:ascii="Times New Roman" w:eastAsiaTheme="minorEastAsia" w:hAnsi="Times New Roman"/>
                  <w:sz w:val="22"/>
                  <w:szCs w:val="22"/>
                </w:rPr>
                <w:delText xml:space="preserve"> </w:delText>
              </w:r>
              <w:r w:rsidRPr="00677D1A" w:rsidDel="00CB0924">
                <w:rPr>
                  <w:rFonts w:ascii="Times New Roman" w:eastAsiaTheme="minorEastAsia" w:hAnsi="Times New Roman"/>
                  <w:sz w:val="22"/>
                  <w:szCs w:val="22"/>
                </w:rPr>
                <w:delText xml:space="preserve">Credit History </w:delText>
              </w:r>
              <w:r w:rsidRPr="00BB7604" w:rsidDel="00CB0924">
                <w:rPr>
                  <w:rFonts w:ascii="Times New Roman" w:eastAsiaTheme="minorEastAsia" w:hAnsi="Times New Roman"/>
                  <w:sz w:val="22"/>
                  <w:szCs w:val="22"/>
                </w:rPr>
                <w:delText>→</w:delText>
              </w:r>
              <w:r w:rsidRPr="00677D1A" w:rsidDel="00CB0924">
                <w:rPr>
                  <w:rFonts w:ascii="Times New Roman" w:eastAsiaTheme="minorEastAsia" w:hAnsi="Times New Roman"/>
                  <w:sz w:val="22"/>
                  <w:szCs w:val="22"/>
                </w:rPr>
                <w:delText xml:space="preserve"> Average Customer and Coborrower Debt Repayment Cost/Month</w:delText>
              </w:r>
              <w:r w:rsidR="00D96A06" w:rsidDel="00CB0924">
                <w:rPr>
                  <w:rFonts w:ascii="Times New Roman" w:eastAsiaTheme="minorEastAsia" w:hAnsi="Times New Roman"/>
                  <w:sz w:val="22"/>
                  <w:szCs w:val="22"/>
                </w:rPr>
                <w:delText xml:space="preserve"> </w:delText>
              </w:r>
              <w:r w:rsidR="00D96A06" w:rsidRPr="00677D1A" w:rsidDel="00CB0924">
                <w:rPr>
                  <w:rFonts w:ascii="Times New Roman" w:eastAsiaTheme="minorEastAsia" w:hAnsi="Times New Roman"/>
                  <w:sz w:val="22"/>
                  <w:szCs w:val="22"/>
                </w:rPr>
                <w:delText xml:space="preserve"> </w:delText>
              </w:r>
              <w:r w:rsidR="00D96A06" w:rsidRPr="00BB7604" w:rsidDel="00CB0924">
                <w:rPr>
                  <w:rFonts w:ascii="Times New Roman" w:eastAsiaTheme="minorEastAsia" w:hAnsi="Times New Roman"/>
                  <w:sz w:val="22"/>
                  <w:szCs w:val="22"/>
                </w:rPr>
                <w:delText>→</w:delText>
              </w:r>
              <w:r w:rsidR="00D96A06" w:rsidRPr="00677D1A" w:rsidDel="00CB0924">
                <w:rPr>
                  <w:rFonts w:ascii="Times New Roman" w:eastAsiaTheme="minorEastAsia" w:hAnsi="Times New Roman"/>
                  <w:sz w:val="22"/>
                  <w:szCs w:val="22"/>
                </w:rPr>
                <w:delText xml:space="preserve"> </w:delText>
              </w:r>
              <w:r w:rsidRPr="00677D1A" w:rsidDel="00CB0924">
                <w:rPr>
                  <w:rFonts w:ascii="Times New Roman" w:eastAsiaTheme="minorEastAsia" w:hAnsi="Times New Roman"/>
                  <w:sz w:val="22"/>
                  <w:szCs w:val="22"/>
                </w:rPr>
                <w:delText xml:space="preserve"> </w:delText>
              </w:r>
            </w:del>
          </w:p>
          <w:p w14:paraId="238E88D2" w14:textId="63F2331F" w:rsidR="00D96A06" w:rsidDel="00CB0924" w:rsidRDefault="00D96A06" w:rsidP="008947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del w:id="47" w:author="Волков Сергей" w:date="2026-10-12T10:08:00Z"/>
                <w:rFonts w:ascii="Times New Roman" w:eastAsiaTheme="minorEastAsia" w:hAnsi="Times New Roman"/>
                <w:sz w:val="22"/>
                <w:szCs w:val="22"/>
              </w:rPr>
            </w:pPr>
            <w:del w:id="48" w:author="Волков Сергей" w:date="2026-10-12T10:08:00Z">
              <w:r w:rsidRPr="00D96A06" w:rsidDel="00CB0924">
                <w:rPr>
                  <w:rFonts w:ascii="Times New Roman" w:eastAsiaTheme="minorEastAsia" w:hAnsi="Times New Roman"/>
                  <w:sz w:val="22"/>
                  <w:szCs w:val="22"/>
                </w:rPr>
                <w:delText>CIC data based calculation system</w:delText>
              </w:r>
              <w:r w:rsidDel="00CB0924">
                <w:rPr>
                  <w:rFonts w:ascii="Times New Roman" w:eastAsiaTheme="minorEastAsia" w:hAnsi="Times New Roman"/>
                  <w:sz w:val="22"/>
                  <w:szCs w:val="22"/>
                </w:rPr>
                <w:delText xml:space="preserve"> </w:delText>
              </w:r>
            </w:del>
          </w:p>
          <w:p w14:paraId="3A1939F9" w14:textId="61F6C402" w:rsidR="0089472E" w:rsidRPr="00677D1A" w:rsidDel="00CB0924" w:rsidRDefault="00D96A06" w:rsidP="008947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del w:id="49" w:author="Волков Сергей" w:date="2026-10-12T10:08:00Z"/>
                <w:rFonts w:ascii="Times New Roman" w:eastAsiaTheme="minorEastAsia" w:hAnsi="Times New Roman"/>
                <w:sz w:val="22"/>
                <w:szCs w:val="22"/>
              </w:rPr>
            </w:pPr>
            <w:del w:id="50" w:author="Волков Сергей" w:date="2026-10-12T10:08:00Z">
              <w:r w:rsidRPr="00D96A06" w:rsidDel="00CB0924">
                <w:rPr>
                  <w:rFonts w:ascii="Times New Roman" w:eastAsiaTheme="minorEastAsia" w:hAnsi="Times New Roman"/>
                  <w:sz w:val="22"/>
                  <w:szCs w:val="22"/>
                </w:rPr>
                <w:delText>Cost By Calculated DVKD</w:delText>
              </w:r>
            </w:del>
          </w:p>
          <w:p w14:paraId="1CCEF9BB" w14:textId="52CA6D4C" w:rsidR="0089472E" w:rsidDel="00CB0924" w:rsidRDefault="0089472E"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del w:id="51" w:author="Волков Сергей" w:date="2026-10-12T10:08:00Z"/>
                <w:rFonts w:ascii="Times New Roman" w:eastAsiaTheme="minorEastAsia" w:hAnsi="Times New Roman"/>
                <w:sz w:val="24"/>
              </w:rPr>
            </w:pPr>
          </w:p>
          <w:p w14:paraId="55A7DC61" w14:textId="3ACFDE04" w:rsidR="00653052" w:rsidRPr="00653052" w:rsidDel="00CB0924"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del w:id="52" w:author="Волков Сергей" w:date="2026-10-12T10:08:00Z"/>
                <w:rFonts w:ascii="Times New Roman" w:eastAsiaTheme="minorEastAsia" w:hAnsi="Times New Roman"/>
                <w:sz w:val="22"/>
                <w:szCs w:val="22"/>
                <w:u w:val="single"/>
              </w:rPr>
            </w:pPr>
            <w:del w:id="53" w:author="Волков Сергей" w:date="2026-10-12T10:08:00Z">
              <w:r w:rsidRPr="00653052" w:rsidDel="00CB0924">
                <w:rPr>
                  <w:rFonts w:ascii="Times New Roman" w:eastAsiaTheme="minorEastAsia" w:hAnsi="Times New Roman"/>
                  <w:sz w:val="22"/>
                  <w:szCs w:val="22"/>
                  <w:u w:val="single"/>
                </w:rPr>
                <w:delText>Flow: N</w:delText>
              </w:r>
            </w:del>
          </w:p>
          <w:p w14:paraId="473BBD23" w14:textId="53851E63" w:rsidR="00653052" w:rsidRPr="0091219A"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del w:id="54" w:author="Волков Сергей" w:date="2026-10-12T10:08:00Z">
              <w:r w:rsidRPr="00653052" w:rsidDel="00CB0924">
                <w:rPr>
                  <w:rFonts w:ascii="Times New Roman" w:eastAsiaTheme="minorEastAsia" w:hAnsi="Times New Roman"/>
                  <w:sz w:val="22"/>
                  <w:szCs w:val="22"/>
                </w:rPr>
                <w:delText>Make Recommendation → Assessment of Customer Records → Assessment of Customer’s Income and Expenses → Assessment of Incomes</w:delText>
              </w:r>
            </w:del>
          </w:p>
        </w:tc>
      </w:tr>
      <w:tr w:rsidR="0089472E" w:rsidRPr="00BB7604" w14:paraId="333C4884" w14:textId="77777777" w:rsidTr="006C75E6">
        <w:tc>
          <w:tcPr>
            <w:cnfStyle w:val="000010000000" w:firstRow="0" w:lastRow="0" w:firstColumn="0" w:lastColumn="0" w:oddVBand="1" w:evenVBand="0" w:oddHBand="0" w:evenHBand="0" w:firstRowFirstColumn="0" w:firstRowLastColumn="0" w:lastRowFirstColumn="0" w:lastRowLastColumn="0"/>
            <w:tcW w:w="3207" w:type="dxa"/>
            <w:vMerge/>
          </w:tcPr>
          <w:p w14:paraId="2A8483F8" w14:textId="77777777" w:rsidR="0089472E" w:rsidRPr="006F11BE" w:rsidRDefault="0089472E"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38C782F5" w14:textId="77777777" w:rsidR="0089472E" w:rsidRPr="00BB7604" w:rsidRDefault="0089472E" w:rsidP="00677D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62E3A462" w14:textId="61949E80" w:rsidR="00653052" w:rsidRPr="00653052" w:rsidDel="00CB0924"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del w:id="55" w:author="Волков Сергей" w:date="2026-10-12T10:08:00Z"/>
                <w:rFonts w:ascii="Times New Roman" w:eastAsiaTheme="minorEastAsia" w:hAnsi="Times New Roman"/>
                <w:sz w:val="22"/>
                <w:szCs w:val="22"/>
                <w:u w:val="single"/>
              </w:rPr>
            </w:pPr>
            <w:del w:id="56" w:author="Волков Сергей" w:date="2026-10-12T10:08:00Z">
              <w:r w:rsidRPr="00653052" w:rsidDel="00CB0924">
                <w:rPr>
                  <w:rFonts w:ascii="Times New Roman" w:eastAsiaTheme="minorEastAsia" w:hAnsi="Times New Roman"/>
                  <w:sz w:val="22"/>
                  <w:szCs w:val="22"/>
                  <w:u w:val="single"/>
                </w:rPr>
                <w:delText>Flow: BU, F</w:delText>
              </w:r>
            </w:del>
          </w:p>
          <w:p w14:paraId="1E35EB40" w14:textId="563F7949" w:rsidR="0089472E" w:rsidDel="00CB0924" w:rsidRDefault="0089472E" w:rsidP="008947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del w:id="57" w:author="Волков Сергей" w:date="2026-10-12T10:08:00Z"/>
                <w:rFonts w:ascii="Times New Roman" w:eastAsiaTheme="minorEastAsia" w:hAnsi="Times New Roman"/>
                <w:sz w:val="24"/>
              </w:rPr>
            </w:pPr>
            <w:del w:id="58" w:author="Волков Сергей" w:date="2026-10-12T10:08:00Z">
              <w:r w:rsidRPr="00D17F0D" w:rsidDel="00CB0924">
                <w:rPr>
                  <w:rFonts w:ascii="Times New Roman" w:eastAsiaTheme="minorEastAsia" w:hAnsi="Times New Roman"/>
                  <w:sz w:val="24"/>
                </w:rPr>
                <w:delText>creditHistory</w:delText>
              </w:r>
              <w:r w:rsidDel="00CB0924">
                <w:rPr>
                  <w:rFonts w:ascii="Times New Roman" w:eastAsiaTheme="minorEastAsia" w:hAnsi="Times New Roman"/>
                  <w:sz w:val="24"/>
                </w:rPr>
                <w:delText>.</w:delText>
              </w:r>
              <w:r w:rsidRPr="0089472E" w:rsidDel="00CB0924">
                <w:rPr>
                  <w:rFonts w:ascii="Times New Roman" w:eastAsiaTheme="minorEastAsia" w:hAnsi="Times New Roman"/>
                  <w:sz w:val="24"/>
                </w:rPr>
                <w:delText>debtRepaymentCostsMonth</w:delText>
              </w:r>
              <w:r w:rsidDel="00CB0924">
                <w:rPr>
                  <w:rFonts w:ascii="Times New Roman" w:eastAsiaTheme="minorEastAsia" w:hAnsi="Times New Roman"/>
                  <w:sz w:val="24"/>
                </w:rPr>
                <w:delText xml:space="preserve">[type = CICDataBased | </w:delText>
              </w:r>
              <w:r w:rsidRPr="0089472E" w:rsidDel="00CB0924">
                <w:rPr>
                  <w:rFonts w:ascii="Times New Roman" w:eastAsiaTheme="minorEastAsia" w:hAnsi="Times New Roman"/>
                  <w:sz w:val="24"/>
                </w:rPr>
                <w:delText>costByCalculatedDVKD</w:delText>
              </w:r>
              <w:r w:rsidDel="00CB0924">
                <w:rPr>
                  <w:rFonts w:ascii="Times New Roman" w:eastAsiaTheme="minorEastAsia" w:hAnsi="Times New Roman"/>
                  <w:sz w:val="24"/>
                </w:rPr>
                <w:delText>].type</w:delText>
              </w:r>
            </w:del>
          </w:p>
          <w:p w14:paraId="3FA2BABD" w14:textId="5C1CD1A4" w:rsidR="00653052" w:rsidDel="00CB0924" w:rsidRDefault="00653052" w:rsidP="008947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del w:id="59" w:author="Волков Сергей" w:date="2026-10-12T10:08:00Z"/>
                <w:rFonts w:ascii="Times New Roman" w:eastAsiaTheme="minorEastAsia" w:hAnsi="Times New Roman"/>
                <w:sz w:val="24"/>
              </w:rPr>
            </w:pPr>
          </w:p>
          <w:p w14:paraId="4FAD91AA" w14:textId="58A35E89" w:rsidR="00653052" w:rsidRPr="00653052" w:rsidDel="00CB0924"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del w:id="60" w:author="Волков Сергей" w:date="2026-10-12T10:08:00Z"/>
                <w:rFonts w:ascii="Times New Roman" w:eastAsiaTheme="minorEastAsia" w:hAnsi="Times New Roman"/>
                <w:sz w:val="22"/>
                <w:szCs w:val="22"/>
                <w:u w:val="single"/>
              </w:rPr>
            </w:pPr>
            <w:del w:id="61" w:author="Волков Сергей" w:date="2026-10-12T10:08:00Z">
              <w:r w:rsidRPr="00653052" w:rsidDel="00CB0924">
                <w:rPr>
                  <w:rFonts w:ascii="Times New Roman" w:eastAsiaTheme="minorEastAsia" w:hAnsi="Times New Roman"/>
                  <w:sz w:val="22"/>
                  <w:szCs w:val="22"/>
                  <w:u w:val="single"/>
                </w:rPr>
                <w:delText>Flow: N</w:delText>
              </w:r>
            </w:del>
          </w:p>
          <w:p w14:paraId="614AE5C5" w14:textId="76BD6773" w:rsidR="00653052" w:rsidDel="00CB0924"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del w:id="62" w:author="Волков Сергей" w:date="2026-10-12T10:08:00Z"/>
                <w:rFonts w:ascii="Times New Roman" w:eastAsiaTheme="minorEastAsia" w:hAnsi="Times New Roman"/>
                <w:sz w:val="24"/>
              </w:rPr>
            </w:pPr>
            <w:del w:id="63" w:author="Волков Сергей" w:date="2026-10-12T10:08:00Z">
              <w:r w:rsidRPr="00653052" w:rsidDel="00CB0924">
                <w:rPr>
                  <w:rFonts w:ascii="Times New Roman" w:eastAsiaTheme="minorEastAsia" w:hAnsi="Times New Roman"/>
                  <w:sz w:val="24"/>
                </w:rPr>
                <w:delText>assessmentCustomer</w:delText>
              </w:r>
              <w:r w:rsidDel="00CB0924">
                <w:rPr>
                  <w:rFonts w:ascii="Times New Roman" w:eastAsiaTheme="minorEastAsia" w:hAnsi="Times New Roman"/>
                  <w:sz w:val="24"/>
                </w:rPr>
                <w:delText>.</w:delText>
              </w:r>
              <w:r w:rsidRPr="00D17F0D" w:rsidDel="00CB0924">
                <w:rPr>
                  <w:rFonts w:ascii="Times New Roman" w:eastAsiaTheme="minorEastAsia" w:hAnsi="Times New Roman"/>
                  <w:sz w:val="24"/>
                </w:rPr>
                <w:delText>creditHistory</w:delText>
              </w:r>
              <w:r w:rsidDel="00CB0924">
                <w:rPr>
                  <w:rFonts w:ascii="Times New Roman" w:eastAsiaTheme="minorEastAsia" w:hAnsi="Times New Roman"/>
                  <w:sz w:val="24"/>
                </w:rPr>
                <w:delText>.</w:delText>
              </w:r>
              <w:r w:rsidRPr="0089472E" w:rsidDel="00CB0924">
                <w:rPr>
                  <w:rFonts w:ascii="Times New Roman" w:eastAsiaTheme="minorEastAsia" w:hAnsi="Times New Roman"/>
                  <w:sz w:val="24"/>
                </w:rPr>
                <w:delText>debtRepaymentCostsMonth</w:delText>
              </w:r>
              <w:r w:rsidDel="00CB0924">
                <w:rPr>
                  <w:rFonts w:ascii="Times New Roman" w:eastAsiaTheme="minorEastAsia" w:hAnsi="Times New Roman"/>
                  <w:sz w:val="24"/>
                </w:rPr>
                <w:delText xml:space="preserve">[type = CICDataBased | </w:delText>
              </w:r>
              <w:r w:rsidRPr="0089472E" w:rsidDel="00CB0924">
                <w:rPr>
                  <w:rFonts w:ascii="Times New Roman" w:eastAsiaTheme="minorEastAsia" w:hAnsi="Times New Roman"/>
                  <w:sz w:val="24"/>
                </w:rPr>
                <w:delText>costByCalculatedDVKD</w:delText>
              </w:r>
              <w:r w:rsidDel="00CB0924">
                <w:rPr>
                  <w:rFonts w:ascii="Times New Roman" w:eastAsiaTheme="minorEastAsia" w:hAnsi="Times New Roman"/>
                  <w:sz w:val="24"/>
                </w:rPr>
                <w:delText xml:space="preserve">  | </w:delText>
              </w:r>
              <w:r w:rsidRPr="00653052" w:rsidDel="00CB0924">
                <w:rPr>
                  <w:rFonts w:ascii="Times New Roman" w:eastAsiaTheme="minorEastAsia" w:hAnsi="Times New Roman"/>
                  <w:sz w:val="24"/>
                </w:rPr>
                <w:delText>costByCalculatedUW</w:delText>
              </w:r>
              <w:r w:rsidDel="00CB0924">
                <w:rPr>
                  <w:rFonts w:ascii="Times New Roman" w:eastAsiaTheme="minorEastAsia" w:hAnsi="Times New Roman"/>
                  <w:sz w:val="24"/>
                </w:rPr>
                <w:delText>].type</w:delText>
              </w:r>
            </w:del>
          </w:p>
          <w:p w14:paraId="58F7BDE1" w14:textId="50ED6E06" w:rsidR="00653052" w:rsidRPr="0091219A" w:rsidRDefault="00653052" w:rsidP="009F14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r>
      <w:tr w:rsidR="0089472E" w:rsidRPr="00BB7604" w14:paraId="7D6E2828" w14:textId="77777777" w:rsidTr="006C7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2AB6B962" w14:textId="77777777" w:rsidR="0089472E" w:rsidRPr="006F11BE" w:rsidRDefault="0089472E"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3EF2BEBE" w14:textId="77777777" w:rsidR="0089472E" w:rsidRPr="00BB7604" w:rsidRDefault="0089472E" w:rsidP="00677D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cnfStyle w:val="000010000000" w:firstRow="0" w:lastRow="0" w:firstColumn="0" w:lastColumn="0" w:oddVBand="1" w:evenVBand="0" w:oddHBand="0" w:evenHBand="0" w:firstRowFirstColumn="0" w:firstRowLastColumn="0" w:lastRowFirstColumn="0" w:lastRowLastColumn="0"/>
            <w:tcW w:w="3205" w:type="dxa"/>
          </w:tcPr>
          <w:p w14:paraId="53651D68" w14:textId="504F0E6D" w:rsidR="0089472E" w:rsidDel="00CB0924" w:rsidRDefault="0089472E"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del w:id="64" w:author="Волков Сергей" w:date="2026-10-12T10:08:00Z"/>
                <w:rFonts w:ascii="Times New Roman" w:eastAsiaTheme="minorEastAsia" w:hAnsi="Times New Roman"/>
                <w:sz w:val="24"/>
              </w:rPr>
            </w:pPr>
            <w:del w:id="65" w:author="Волков Сергей" w:date="2026-10-12T10:08:00Z">
              <w:r w:rsidRPr="00D96A06" w:rsidDel="00CB0924">
                <w:rPr>
                  <w:rFonts w:ascii="Times New Roman" w:eastAsiaTheme="minorEastAsia" w:hAnsi="Times New Roman"/>
                  <w:sz w:val="22"/>
                  <w:szCs w:val="22"/>
                </w:rPr>
                <w:delText xml:space="preserve">Example: </w:delText>
              </w:r>
              <w:r w:rsidDel="00CB0924">
                <w:rPr>
                  <w:rFonts w:ascii="Times New Roman" w:eastAsiaTheme="minorEastAsia" w:hAnsi="Times New Roman"/>
                  <w:sz w:val="24"/>
                </w:rPr>
                <w:delText>CICDataBased</w:delText>
              </w:r>
            </w:del>
          </w:p>
          <w:p w14:paraId="2D6B8656" w14:textId="06A6D0DF" w:rsidR="0089472E" w:rsidDel="00CB0924" w:rsidRDefault="0089472E"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del w:id="66" w:author="Волков Сергей" w:date="2026-10-12T10:08:00Z"/>
                <w:rFonts w:ascii="Times New Roman" w:eastAsiaTheme="minorEastAsia" w:hAnsi="Times New Roman"/>
                <w:sz w:val="24"/>
              </w:rPr>
            </w:pPr>
            <w:del w:id="67" w:author="Волков Сергей" w:date="2026-10-12T10:08:00Z">
              <w:r w:rsidRPr="0089472E" w:rsidDel="00CB0924">
                <w:rPr>
                  <w:rFonts w:ascii="Times New Roman" w:eastAsiaTheme="minorEastAsia" w:hAnsi="Times New Roman"/>
                  <w:sz w:val="24"/>
                </w:rPr>
                <w:delText>costByCalculatedDVKD</w:delText>
              </w:r>
            </w:del>
          </w:p>
          <w:p w14:paraId="018C4636" w14:textId="48A7C02C" w:rsidR="00E33BF8" w:rsidRPr="0091219A" w:rsidRDefault="00E33BF8"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del w:id="68" w:author="Волков Сергей" w:date="2026-10-12T10:08:00Z">
              <w:r w:rsidRPr="00E33BF8" w:rsidDel="00CB0924">
                <w:rPr>
                  <w:rFonts w:ascii="Times New Roman" w:eastAsiaTheme="minorEastAsia" w:hAnsi="Times New Roman"/>
                  <w:sz w:val="24"/>
                </w:rPr>
                <w:delText>costByCalculatedUW</w:delText>
              </w:r>
            </w:del>
          </w:p>
        </w:tc>
      </w:tr>
      <w:tr w:rsidR="00677D1A" w:rsidRPr="00BB7604" w14:paraId="39588FBF" w14:textId="77777777" w:rsidTr="006C75E6">
        <w:tc>
          <w:tcPr>
            <w:cnfStyle w:val="000010000000" w:firstRow="0" w:lastRow="0" w:firstColumn="0" w:lastColumn="0" w:oddVBand="1" w:evenVBand="0" w:oddHBand="0" w:evenHBand="0" w:firstRowFirstColumn="0" w:firstRowLastColumn="0" w:lastRowFirstColumn="0" w:lastRowLastColumn="0"/>
            <w:tcW w:w="3207" w:type="dxa"/>
            <w:vMerge w:val="restart"/>
          </w:tcPr>
          <w:p w14:paraId="4A4AC27A" w14:textId="084774A3" w:rsidR="00677D1A" w:rsidRPr="0091219A" w:rsidRDefault="00677D1A"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6F11BE">
              <w:rPr>
                <w:rFonts w:ascii="Times New Roman" w:eastAsiaTheme="minorEastAsia" w:hAnsi="Times New Roman"/>
                <w:sz w:val="24"/>
              </w:rPr>
              <w:t>financialInformation</w:t>
            </w:r>
            <w:r w:rsidRPr="002F0223">
              <w:rPr>
                <w:rFonts w:ascii="Times New Roman" w:eastAsiaTheme="minorEastAsia" w:hAnsi="Times New Roman"/>
                <w:sz w:val="22"/>
                <w:szCs w:val="22"/>
              </w:rPr>
              <w:t>.</w:t>
            </w:r>
            <w:r w:rsidRPr="0091219A">
              <w:rPr>
                <w:rFonts w:ascii="Times New Roman" w:eastAsiaTheme="minorEastAsia" w:hAnsi="Times New Roman"/>
                <w:sz w:val="24"/>
              </w:rPr>
              <w:t>expenseList</w:t>
            </w:r>
            <w:r w:rsidRPr="00BB7604">
              <w:rPr>
                <w:rFonts w:ascii="Times New Roman" w:hAnsi="Times New Roman"/>
                <w:sz w:val="24"/>
              </w:rPr>
              <w:t>[].</w:t>
            </w:r>
            <w:r w:rsidR="00D96A06">
              <w:rPr>
                <w:rFonts w:ascii="Times New Roman" w:eastAsiaTheme="minorEastAsia" w:hAnsi="Times New Roman"/>
                <w:sz w:val="24"/>
              </w:rPr>
              <w:t>i</w:t>
            </w:r>
            <w:r w:rsidR="00D96A06" w:rsidRPr="00D96A06">
              <w:rPr>
                <w:rFonts w:ascii="Times New Roman" w:eastAsiaTheme="minorEastAsia" w:hAnsi="Times New Roman"/>
                <w:sz w:val="24"/>
              </w:rPr>
              <w:t>ndicator</w:t>
            </w:r>
            <w:r w:rsidR="00D96A06">
              <w:rPr>
                <w:rFonts w:ascii="Times New Roman" w:eastAsiaTheme="minorEastAsia" w:hAnsi="Times New Roman"/>
                <w:sz w:val="24"/>
              </w:rPr>
              <w:t>SysName</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1F77EFE2" w14:textId="24208AB1" w:rsidR="00677D1A" w:rsidRPr="00BB7604" w:rsidRDefault="00677D1A" w:rsidP="00677D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5663F943" w14:textId="573A7EA7" w:rsidR="00677D1A" w:rsidRPr="00677D1A" w:rsidRDefault="00677D1A" w:rsidP="00677D1A">
            <w:pPr>
              <w:tabs>
                <w:tab w:val="left" w:pos="855"/>
              </w:tabs>
              <w:rPr>
                <w:rFonts w:ascii="Times New Roman" w:eastAsiaTheme="minorEastAsia" w:hAnsi="Times New Roman"/>
                <w:sz w:val="24"/>
              </w:rPr>
            </w:pPr>
            <w:r w:rsidRPr="002F0223">
              <w:rPr>
                <w:rFonts w:ascii="Times New Roman" w:eastAsiaTheme="minorEastAsia" w:hAnsi="Times New Roman"/>
                <w:sz w:val="22"/>
                <w:szCs w:val="22"/>
              </w:rPr>
              <w:t xml:space="preserve">Required: </w:t>
            </w:r>
            <w:r w:rsidRPr="00BB7604">
              <w:rPr>
                <w:rFonts w:ascii="Times New Roman" w:eastAsiaTheme="minorEastAsia" w:hAnsi="Times New Roman"/>
                <w:sz w:val="22"/>
                <w:szCs w:val="22"/>
              </w:rPr>
              <w:t>No</w:t>
            </w:r>
          </w:p>
        </w:tc>
        <w:tc>
          <w:tcPr>
            <w:cnfStyle w:val="000010000000" w:firstRow="0" w:lastRow="0" w:firstColumn="0" w:lastColumn="0" w:oddVBand="1" w:evenVBand="0" w:oddHBand="0" w:evenHBand="0" w:firstRowFirstColumn="0" w:firstRowLastColumn="0" w:lastRowFirstColumn="0" w:lastRowLastColumn="0"/>
            <w:tcW w:w="3205" w:type="dxa"/>
          </w:tcPr>
          <w:p w14:paraId="5B432112" w14:textId="43782CA1" w:rsidR="00677D1A" w:rsidRPr="0091219A" w:rsidRDefault="00D96A06"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BB7604">
              <w:rPr>
                <w:rFonts w:ascii="Times New Roman" w:eastAsiaTheme="minorEastAsia" w:hAnsi="Times New Roman"/>
                <w:sz w:val="22"/>
                <w:szCs w:val="22"/>
              </w:rPr>
              <w:t xml:space="preserve">ENG: </w:t>
            </w:r>
            <w:r w:rsidRPr="00D96A06">
              <w:rPr>
                <w:rFonts w:ascii="Times New Roman" w:eastAsiaTheme="minorEastAsia" w:hAnsi="Times New Roman"/>
                <w:sz w:val="24"/>
              </w:rPr>
              <w:t>Indicator</w:t>
            </w:r>
          </w:p>
        </w:tc>
      </w:tr>
      <w:tr w:rsidR="00677D1A" w:rsidRPr="00BB7604" w14:paraId="38EA0041" w14:textId="77777777" w:rsidTr="006C7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158F74EC" w14:textId="77777777" w:rsidR="00677D1A" w:rsidRPr="00677D1A" w:rsidRDefault="00677D1A"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3B852FBE" w14:textId="77777777" w:rsidR="00677D1A" w:rsidRPr="00677D1A" w:rsidRDefault="00677D1A"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10000000" w:firstRow="0" w:lastRow="0" w:firstColumn="0" w:lastColumn="0" w:oddVBand="1" w:evenVBand="0" w:oddHBand="0" w:evenHBand="0" w:firstRowFirstColumn="0" w:firstRowLastColumn="0" w:lastRowFirstColumn="0" w:lastRowLastColumn="0"/>
            <w:tcW w:w="3205" w:type="dxa"/>
          </w:tcPr>
          <w:p w14:paraId="44563ABC" w14:textId="77777777" w:rsidR="00653052" w:rsidRPr="00653052"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u w:val="single"/>
              </w:rPr>
            </w:pPr>
            <w:commentRangeStart w:id="69"/>
            <w:commentRangeStart w:id="70"/>
            <w:r w:rsidRPr="00653052">
              <w:rPr>
                <w:rFonts w:ascii="Times New Roman" w:eastAsiaTheme="minorEastAsia" w:hAnsi="Times New Roman"/>
                <w:sz w:val="22"/>
                <w:szCs w:val="22"/>
                <w:u w:val="single"/>
              </w:rPr>
              <w:t>Flow: BU, F</w:t>
            </w:r>
            <w:commentRangeEnd w:id="69"/>
            <w:r w:rsidR="009D142B">
              <w:rPr>
                <w:rStyle w:val="CommentReference"/>
              </w:rPr>
              <w:commentReference w:id="69"/>
            </w:r>
            <w:commentRangeEnd w:id="70"/>
            <w:r w:rsidR="009E20DC">
              <w:rPr>
                <w:rStyle w:val="CommentReference"/>
              </w:rPr>
              <w:commentReference w:id="70"/>
            </w:r>
          </w:p>
          <w:p w14:paraId="61CF59AA" w14:textId="424F4886" w:rsidR="00653052" w:rsidRPr="002A0F9C" w:rsidRDefault="002A0F9C" w:rsidP="00677D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2A0F9C">
              <w:rPr>
                <w:rFonts w:ascii="Times New Roman" w:eastAsiaTheme="minorEastAsia" w:hAnsi="Times New Roman"/>
                <w:sz w:val="22"/>
                <w:szCs w:val="22"/>
              </w:rPr>
              <w:lastRenderedPageBreak/>
              <w:t xml:space="preserve">Input Application → Credit History → Average Customer and Coborrower Debt Repayment Cost/Month </w:t>
            </w:r>
            <w:r w:rsidRPr="002A0F9C">
              <w:rPr>
                <w:rFonts w:ascii="Times New Roman" w:eastAsiaTheme="minorEastAsia" w:hAnsi="Times New Roman"/>
                <w:sz w:val="22"/>
                <w:szCs w:val="22"/>
              </w:rPr>
              <w:annotationRef/>
            </w:r>
            <w:r w:rsidRPr="002A0F9C">
              <w:rPr>
                <w:rFonts w:ascii="Times New Roman" w:eastAsiaTheme="minorEastAsia" w:hAnsi="Times New Roman"/>
                <w:sz w:val="22"/>
                <w:szCs w:val="22"/>
              </w:rPr>
              <w:t>→ Indicator (Sysname)</w:t>
            </w:r>
          </w:p>
          <w:p w14:paraId="769E0AFA" w14:textId="77777777" w:rsidR="002A0F9C" w:rsidRDefault="002A0F9C" w:rsidP="00677D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p w14:paraId="074B8892" w14:textId="77777777" w:rsidR="00653052" w:rsidRPr="00653052"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u w:val="single"/>
              </w:rPr>
            </w:pPr>
            <w:commentRangeStart w:id="71"/>
            <w:commentRangeStart w:id="72"/>
            <w:r w:rsidRPr="00653052">
              <w:rPr>
                <w:rFonts w:ascii="Times New Roman" w:eastAsiaTheme="minorEastAsia" w:hAnsi="Times New Roman"/>
                <w:sz w:val="22"/>
                <w:szCs w:val="22"/>
                <w:u w:val="single"/>
              </w:rPr>
              <w:t>Flow: N</w:t>
            </w:r>
            <w:commentRangeEnd w:id="71"/>
            <w:r w:rsidR="00CC7888">
              <w:rPr>
                <w:rStyle w:val="CommentReference"/>
              </w:rPr>
              <w:commentReference w:id="71"/>
            </w:r>
            <w:commentRangeEnd w:id="72"/>
            <w:r w:rsidR="009E20DC">
              <w:rPr>
                <w:rStyle w:val="CommentReference"/>
              </w:rPr>
              <w:commentReference w:id="72"/>
            </w:r>
          </w:p>
          <w:p w14:paraId="06C25DE4" w14:textId="77777777" w:rsidR="00677D1A" w:rsidRPr="002A0F9C" w:rsidRDefault="002A0F9C"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2A0F9C">
              <w:rPr>
                <w:rFonts w:ascii="Times New Roman" w:eastAsiaTheme="minorEastAsia" w:hAnsi="Times New Roman"/>
                <w:sz w:val="22"/>
                <w:szCs w:val="22"/>
              </w:rPr>
              <w:t xml:space="preserve">Make Recommendation → Assessment of Customer Records → Assessment of Customer’s Income and Expenses → Assessment of Expenses </w:t>
            </w:r>
            <w:r w:rsidRPr="002A0F9C">
              <w:rPr>
                <w:rFonts w:ascii="Times New Roman" w:eastAsiaTheme="minorEastAsia" w:hAnsi="Times New Roman"/>
                <w:sz w:val="22"/>
                <w:szCs w:val="22"/>
              </w:rPr>
              <w:sym w:font="Wingdings" w:char="F0E0"/>
            </w:r>
            <w:r w:rsidRPr="002A0F9C">
              <w:rPr>
                <w:rFonts w:ascii="Times New Roman" w:eastAsiaTheme="minorEastAsia" w:hAnsi="Times New Roman"/>
                <w:sz w:val="22"/>
                <w:szCs w:val="22"/>
              </w:rPr>
              <w:t xml:space="preserve"> Indicator (Sysname)</w:t>
            </w:r>
          </w:p>
          <w:p w14:paraId="7F8553BA" w14:textId="4970C856" w:rsidR="002A0F9C" w:rsidRPr="0091219A" w:rsidRDefault="002A0F9C"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r>
      <w:tr w:rsidR="00677D1A" w:rsidRPr="00BB7604" w14:paraId="4B344F3E" w14:textId="77777777" w:rsidTr="006C75E6">
        <w:tc>
          <w:tcPr>
            <w:cnfStyle w:val="000010000000" w:firstRow="0" w:lastRow="0" w:firstColumn="0" w:lastColumn="0" w:oddVBand="1" w:evenVBand="0" w:oddHBand="0" w:evenHBand="0" w:firstRowFirstColumn="0" w:firstRowLastColumn="0" w:lastRowFirstColumn="0" w:lastRowLastColumn="0"/>
            <w:tcW w:w="3207" w:type="dxa"/>
            <w:vMerge/>
          </w:tcPr>
          <w:p w14:paraId="041896DB" w14:textId="77777777" w:rsidR="00677D1A" w:rsidRPr="0091219A" w:rsidRDefault="00677D1A"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3E600FD9" w14:textId="77777777" w:rsidR="00677D1A" w:rsidRPr="0091219A" w:rsidRDefault="00677D1A"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10000000" w:firstRow="0" w:lastRow="0" w:firstColumn="0" w:lastColumn="0" w:oddVBand="1" w:evenVBand="0" w:oddHBand="0" w:evenHBand="0" w:firstRowFirstColumn="0" w:firstRowLastColumn="0" w:lastRowFirstColumn="0" w:lastRowLastColumn="0"/>
            <w:tcW w:w="3205" w:type="dxa"/>
          </w:tcPr>
          <w:p w14:paraId="6435E813" w14:textId="77777777" w:rsidR="00653052" w:rsidRPr="00DE6022"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highlight w:val="yellow"/>
                <w:u w:val="single"/>
              </w:rPr>
            </w:pPr>
            <w:r w:rsidRPr="00DE6022">
              <w:rPr>
                <w:rFonts w:ascii="Times New Roman" w:eastAsiaTheme="minorEastAsia" w:hAnsi="Times New Roman"/>
                <w:sz w:val="22"/>
                <w:szCs w:val="22"/>
                <w:highlight w:val="yellow"/>
                <w:u w:val="single"/>
              </w:rPr>
              <w:t>Flow: BU, F</w:t>
            </w:r>
          </w:p>
          <w:p w14:paraId="4DE6E8F5" w14:textId="42E8E3BB" w:rsidR="00677D1A" w:rsidRPr="00DE6022" w:rsidRDefault="00B1144E" w:rsidP="008947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highlight w:val="yellow"/>
              </w:rPr>
            </w:pPr>
            <w:r w:rsidRPr="00B1144E">
              <w:rPr>
                <w:rFonts w:ascii="Times New Roman" w:eastAsiaTheme="minorEastAsia" w:hAnsi="Times New Roman"/>
                <w:sz w:val="24"/>
              </w:rPr>
              <w:t>assessmentCustomer</w:t>
            </w:r>
            <w:r>
              <w:rPr>
                <w:rFonts w:ascii="Times New Roman" w:eastAsiaTheme="minorEastAsia" w:hAnsi="Times New Roman"/>
                <w:sz w:val="24"/>
              </w:rPr>
              <w:t>.</w:t>
            </w:r>
            <w:r w:rsidR="00D17F0D" w:rsidRPr="00DE6022">
              <w:rPr>
                <w:rFonts w:ascii="Times New Roman" w:eastAsiaTheme="minorEastAsia" w:hAnsi="Times New Roman"/>
                <w:sz w:val="24"/>
                <w:highlight w:val="yellow"/>
              </w:rPr>
              <w:t>creditHistory</w:t>
            </w:r>
            <w:r w:rsidR="0089472E" w:rsidRPr="00DE6022">
              <w:rPr>
                <w:rFonts w:ascii="Times New Roman" w:eastAsiaTheme="minorEastAsia" w:hAnsi="Times New Roman"/>
                <w:sz w:val="24"/>
                <w:highlight w:val="yellow"/>
              </w:rPr>
              <w:t xml:space="preserve">.debtRepaymentCostsMonth[type = </w:t>
            </w:r>
            <w:del w:id="73" w:author="Волков Сергей" w:date="2026-10-12T10:28:00Z">
              <w:r w:rsidR="00D96A06" w:rsidRPr="00DE6022" w:rsidDel="009E20DC">
                <w:rPr>
                  <w:rFonts w:ascii="Times New Roman" w:eastAsiaTheme="minorEastAsia" w:hAnsi="Times New Roman"/>
                  <w:sz w:val="24"/>
                  <w:highlight w:val="yellow"/>
                </w:rPr>
                <w:delText xml:space="preserve">CICDataBased | </w:delText>
              </w:r>
            </w:del>
            <w:r w:rsidR="00D96A06" w:rsidRPr="00DE6022">
              <w:rPr>
                <w:rFonts w:ascii="Times New Roman" w:eastAsiaTheme="minorEastAsia" w:hAnsi="Times New Roman"/>
                <w:sz w:val="24"/>
                <w:highlight w:val="yellow"/>
              </w:rPr>
              <w:t>c</w:t>
            </w:r>
            <w:commentRangeStart w:id="74"/>
            <w:commentRangeStart w:id="75"/>
            <w:r w:rsidR="00D96A06" w:rsidRPr="00DE6022">
              <w:rPr>
                <w:rFonts w:ascii="Times New Roman" w:eastAsiaTheme="minorEastAsia" w:hAnsi="Times New Roman"/>
                <w:sz w:val="24"/>
                <w:highlight w:val="yellow"/>
              </w:rPr>
              <w:t>ostByCalculatedDVKD</w:t>
            </w:r>
            <w:commentRangeEnd w:id="74"/>
            <w:r w:rsidR="005D00B0">
              <w:rPr>
                <w:rStyle w:val="CommentReference"/>
              </w:rPr>
              <w:commentReference w:id="74"/>
            </w:r>
            <w:commentRangeEnd w:id="75"/>
            <w:r w:rsidR="00C50078">
              <w:rPr>
                <w:rStyle w:val="CommentReference"/>
              </w:rPr>
              <w:commentReference w:id="75"/>
            </w:r>
            <w:r w:rsidR="0089472E" w:rsidRPr="00DE6022">
              <w:rPr>
                <w:rFonts w:ascii="Times New Roman" w:eastAsiaTheme="minorEastAsia" w:hAnsi="Times New Roman"/>
                <w:sz w:val="24"/>
                <w:highlight w:val="yellow"/>
              </w:rPr>
              <w:t>].otherCreditInstDebtRepaymentCost</w:t>
            </w:r>
            <w:r w:rsidR="00D96A06" w:rsidRPr="00DE6022">
              <w:rPr>
                <w:rFonts w:ascii="Times New Roman" w:eastAsiaTheme="minorEastAsia" w:hAnsi="Times New Roman"/>
                <w:sz w:val="24"/>
                <w:highlight w:val="yellow"/>
              </w:rPr>
              <w:t xml:space="preserve"> | creditCardBalancePercent | debtRepaymentCostThisLoan </w:t>
            </w:r>
          </w:p>
          <w:p w14:paraId="1AFD9E8E" w14:textId="77777777" w:rsidR="00D96A06" w:rsidRPr="00DE6022" w:rsidRDefault="00D96A06" w:rsidP="008947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highlight w:val="yellow"/>
              </w:rPr>
            </w:pPr>
          </w:p>
          <w:p w14:paraId="21D78D39" w14:textId="77777777" w:rsidR="000213E3" w:rsidRPr="00DE6022" w:rsidRDefault="000213E3" w:rsidP="000213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highlight w:val="yellow"/>
                <w:u w:val="single"/>
              </w:rPr>
            </w:pPr>
            <w:r w:rsidRPr="00DE6022">
              <w:rPr>
                <w:rFonts w:ascii="Times New Roman" w:eastAsiaTheme="minorEastAsia" w:hAnsi="Times New Roman"/>
                <w:sz w:val="22"/>
                <w:szCs w:val="22"/>
                <w:highlight w:val="yellow"/>
                <w:u w:val="single"/>
              </w:rPr>
              <w:t>Flow: N</w:t>
            </w:r>
          </w:p>
          <w:p w14:paraId="064CCBD5" w14:textId="3BF78695" w:rsidR="000213E3" w:rsidRPr="00DE6022" w:rsidRDefault="000213E3" w:rsidP="009E20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DE6022">
              <w:rPr>
                <w:rFonts w:ascii="Times New Roman" w:eastAsiaTheme="minorEastAsia" w:hAnsi="Times New Roman"/>
                <w:sz w:val="24"/>
                <w:highlight w:val="yellow"/>
              </w:rPr>
              <w:t xml:space="preserve">assessmentCustomer.creditHistory.debtRepaymentCostsMonth[type = </w:t>
            </w:r>
            <w:del w:id="76" w:author="Волков Сергей" w:date="2026-10-12T10:28:00Z">
              <w:r w:rsidRPr="00DE6022" w:rsidDel="009E20DC">
                <w:rPr>
                  <w:rFonts w:ascii="Times New Roman" w:eastAsiaTheme="minorEastAsia" w:hAnsi="Times New Roman"/>
                  <w:sz w:val="24"/>
                  <w:highlight w:val="yellow"/>
                </w:rPr>
                <w:delText xml:space="preserve">CICDataBased | costByCalculatedDVKD  | </w:delText>
              </w:r>
            </w:del>
            <w:r w:rsidRPr="00DE6022">
              <w:rPr>
                <w:rFonts w:ascii="Times New Roman" w:eastAsiaTheme="minorEastAsia" w:hAnsi="Times New Roman"/>
                <w:sz w:val="24"/>
                <w:highlight w:val="yellow"/>
              </w:rPr>
              <w:t>costByCalculatedUW]. .otherCreditInstDebtRepaymentCos</w:t>
            </w:r>
            <w:r w:rsidR="00B1144E">
              <w:rPr>
                <w:rFonts w:ascii="Times New Roman" w:eastAsiaTheme="minorEastAsia" w:hAnsi="Times New Roman"/>
                <w:sz w:val="24"/>
                <w:highlight w:val="yellow"/>
              </w:rPr>
              <w:t xml:space="preserve">t | creditCardBalancePercent | </w:t>
            </w:r>
            <w:r w:rsidRPr="00DE6022">
              <w:rPr>
                <w:rFonts w:ascii="Times New Roman" w:eastAsiaTheme="minorEastAsia" w:hAnsi="Times New Roman"/>
                <w:sz w:val="24"/>
                <w:highlight w:val="yellow"/>
              </w:rPr>
              <w:t>debtRepaymentCostThisLoan</w:t>
            </w:r>
          </w:p>
        </w:tc>
      </w:tr>
      <w:tr w:rsidR="00677D1A" w:rsidRPr="00BB7604" w14:paraId="04A1B288" w14:textId="77777777" w:rsidTr="006C7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5615DF9D" w14:textId="77777777" w:rsidR="00677D1A" w:rsidRPr="00677D1A" w:rsidRDefault="00677D1A"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20305F3B" w14:textId="77777777" w:rsidR="00677D1A" w:rsidRPr="00677D1A" w:rsidRDefault="00677D1A"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10000000" w:firstRow="0" w:lastRow="0" w:firstColumn="0" w:lastColumn="0" w:oddVBand="1" w:evenVBand="0" w:oddHBand="0" w:evenHBand="0" w:firstRowFirstColumn="0" w:firstRowLastColumn="0" w:lastRowFirstColumn="0" w:lastRowLastColumn="0"/>
            <w:tcW w:w="3205" w:type="dxa"/>
          </w:tcPr>
          <w:p w14:paraId="0DED4C8D" w14:textId="77777777" w:rsidR="00677D1A" w:rsidRPr="00DE6022" w:rsidRDefault="0089472E" w:rsidP="00677D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DE6022">
              <w:rPr>
                <w:rFonts w:ascii="Times New Roman" w:eastAsiaTheme="minorEastAsia" w:hAnsi="Times New Roman"/>
                <w:sz w:val="22"/>
                <w:szCs w:val="22"/>
              </w:rPr>
              <w:t xml:space="preserve">Example: </w:t>
            </w:r>
            <w:r w:rsidR="00770E6D" w:rsidRPr="00DE6022">
              <w:rPr>
                <w:rFonts w:ascii="Times New Roman" w:eastAsiaTheme="minorEastAsia" w:hAnsi="Times New Roman"/>
                <w:sz w:val="22"/>
                <w:szCs w:val="22"/>
              </w:rPr>
              <w:t>“</w:t>
            </w:r>
            <w:r w:rsidRPr="00DE6022">
              <w:rPr>
                <w:rFonts w:ascii="Times New Roman" w:eastAsiaTheme="minorEastAsia" w:hAnsi="Times New Roman"/>
                <w:sz w:val="24"/>
              </w:rPr>
              <w:t>otherCreditInstDebtRepaymentCost</w:t>
            </w:r>
            <w:r w:rsidR="00770E6D" w:rsidRPr="00DE6022">
              <w:rPr>
                <w:rFonts w:ascii="Times New Roman" w:eastAsiaTheme="minorEastAsia" w:hAnsi="Times New Roman"/>
                <w:sz w:val="24"/>
              </w:rPr>
              <w:t>”</w:t>
            </w:r>
          </w:p>
          <w:p w14:paraId="5858845B" w14:textId="77777777" w:rsidR="00770E6D" w:rsidRPr="00DE6022" w:rsidRDefault="00770E6D" w:rsidP="00677D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DE6022">
              <w:rPr>
                <w:rFonts w:ascii="Times New Roman" w:eastAsiaTheme="minorEastAsia" w:hAnsi="Times New Roman"/>
                <w:sz w:val="24"/>
              </w:rPr>
              <w:lastRenderedPageBreak/>
              <w:t>“debtRepaymentCostThisLoan”</w:t>
            </w:r>
          </w:p>
          <w:p w14:paraId="7AC22210" w14:textId="28A7D42F" w:rsidR="00770E6D" w:rsidRPr="00DE6022" w:rsidRDefault="00770E6D" w:rsidP="00677D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DE6022">
              <w:rPr>
                <w:rFonts w:ascii="Times New Roman" w:eastAsiaTheme="minorEastAsia" w:hAnsi="Times New Roman"/>
                <w:sz w:val="24"/>
              </w:rPr>
              <w:t>“creditCardBalancePercent”</w:t>
            </w:r>
          </w:p>
        </w:tc>
      </w:tr>
      <w:tr w:rsidR="00677D1A" w:rsidRPr="00BB7604" w14:paraId="1B3FB3D2" w14:textId="77777777" w:rsidTr="006C75E6">
        <w:tc>
          <w:tcPr>
            <w:cnfStyle w:val="000010000000" w:firstRow="0" w:lastRow="0" w:firstColumn="0" w:lastColumn="0" w:oddVBand="1" w:evenVBand="0" w:oddHBand="0" w:evenHBand="0" w:firstRowFirstColumn="0" w:firstRowLastColumn="0" w:lastRowFirstColumn="0" w:lastRowLastColumn="0"/>
            <w:tcW w:w="3207" w:type="dxa"/>
            <w:vMerge w:val="restart"/>
          </w:tcPr>
          <w:p w14:paraId="6A1E1003" w14:textId="7E1AA28F" w:rsidR="00677D1A" w:rsidRPr="00677D1A" w:rsidRDefault="00677D1A"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6F11BE">
              <w:rPr>
                <w:rFonts w:ascii="Times New Roman" w:eastAsiaTheme="minorEastAsia" w:hAnsi="Times New Roman"/>
                <w:sz w:val="24"/>
              </w:rPr>
              <w:lastRenderedPageBreak/>
              <w:t>financialInformation</w:t>
            </w:r>
            <w:r w:rsidRPr="0089472E">
              <w:rPr>
                <w:rFonts w:ascii="Times New Roman" w:eastAsiaTheme="minorEastAsia" w:hAnsi="Times New Roman"/>
                <w:sz w:val="22"/>
                <w:szCs w:val="22"/>
              </w:rPr>
              <w:t>.</w:t>
            </w:r>
            <w:r w:rsidRPr="0091219A">
              <w:rPr>
                <w:rFonts w:ascii="Times New Roman" w:eastAsiaTheme="minorEastAsia" w:hAnsi="Times New Roman"/>
                <w:sz w:val="24"/>
              </w:rPr>
              <w:t>expenseList</w:t>
            </w:r>
            <w:r w:rsidRPr="00BB7604">
              <w:rPr>
                <w:rFonts w:ascii="Times New Roman" w:hAnsi="Times New Roman"/>
                <w:sz w:val="24"/>
              </w:rPr>
              <w:t>[].</w:t>
            </w:r>
            <w:r w:rsidR="00D96A06">
              <w:rPr>
                <w:rFonts w:ascii="Times New Roman" w:eastAsiaTheme="minorEastAsia" w:hAnsi="Times New Roman"/>
                <w:sz w:val="24"/>
              </w:rPr>
              <w:t>i</w:t>
            </w:r>
            <w:r w:rsidR="00D96A06" w:rsidRPr="00D96A06">
              <w:rPr>
                <w:rFonts w:ascii="Times New Roman" w:eastAsiaTheme="minorEastAsia" w:hAnsi="Times New Roman"/>
                <w:sz w:val="24"/>
              </w:rPr>
              <w:t>ndicator</w:t>
            </w:r>
            <w:r w:rsidR="00D96A06">
              <w:rPr>
                <w:rFonts w:ascii="Times New Roman" w:eastAsiaTheme="minorEastAsia" w:hAnsi="Times New Roman"/>
                <w:sz w:val="24"/>
              </w:rPr>
              <w:t>Name</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35BBF3CF" w14:textId="77777777" w:rsidR="00677D1A" w:rsidRPr="00BB7604" w:rsidRDefault="00677D1A" w:rsidP="00677D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1E593C67" w14:textId="06851D20" w:rsidR="00677D1A" w:rsidRPr="00677D1A" w:rsidRDefault="00677D1A" w:rsidP="00677D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89472E">
              <w:rPr>
                <w:rFonts w:ascii="Times New Roman" w:eastAsiaTheme="minorEastAsia" w:hAnsi="Times New Roman"/>
                <w:sz w:val="22"/>
                <w:szCs w:val="22"/>
              </w:rPr>
              <w:t xml:space="preserve">Required: </w:t>
            </w:r>
            <w:r w:rsidRPr="00BB7604">
              <w:rPr>
                <w:rFonts w:ascii="Times New Roman" w:eastAsiaTheme="minorEastAsia" w:hAnsi="Times New Roman"/>
                <w:sz w:val="22"/>
                <w:szCs w:val="22"/>
              </w:rPr>
              <w:t>No</w:t>
            </w:r>
          </w:p>
        </w:tc>
        <w:tc>
          <w:tcPr>
            <w:cnfStyle w:val="000010000000" w:firstRow="0" w:lastRow="0" w:firstColumn="0" w:lastColumn="0" w:oddVBand="1" w:evenVBand="0" w:oddHBand="0" w:evenHBand="0" w:firstRowFirstColumn="0" w:firstRowLastColumn="0" w:lastRowFirstColumn="0" w:lastRowLastColumn="0"/>
            <w:tcW w:w="3205" w:type="dxa"/>
          </w:tcPr>
          <w:p w14:paraId="606EF1D0" w14:textId="37373944" w:rsidR="00677D1A" w:rsidRPr="00677D1A" w:rsidRDefault="00D96A06"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BB7604">
              <w:rPr>
                <w:rFonts w:ascii="Times New Roman" w:eastAsiaTheme="minorEastAsia" w:hAnsi="Times New Roman"/>
                <w:sz w:val="22"/>
                <w:szCs w:val="22"/>
              </w:rPr>
              <w:t xml:space="preserve">ENG: </w:t>
            </w:r>
            <w:r w:rsidRPr="00D96A06">
              <w:rPr>
                <w:rFonts w:ascii="Times New Roman" w:eastAsiaTheme="minorEastAsia" w:hAnsi="Times New Roman"/>
                <w:sz w:val="24"/>
              </w:rPr>
              <w:t>Indicator</w:t>
            </w:r>
          </w:p>
        </w:tc>
      </w:tr>
      <w:tr w:rsidR="00677D1A" w:rsidRPr="00BB7604" w14:paraId="27BC5C3B" w14:textId="77777777" w:rsidTr="006C7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75E25168" w14:textId="77777777" w:rsidR="00677D1A" w:rsidRPr="00677D1A" w:rsidRDefault="00677D1A"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065A05FC" w14:textId="77777777" w:rsidR="00677D1A" w:rsidRPr="00677D1A" w:rsidRDefault="00677D1A"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10000000" w:firstRow="0" w:lastRow="0" w:firstColumn="0" w:lastColumn="0" w:oddVBand="1" w:evenVBand="0" w:oddHBand="0" w:evenHBand="0" w:firstRowFirstColumn="0" w:firstRowLastColumn="0" w:lastRowFirstColumn="0" w:lastRowLastColumn="0"/>
            <w:tcW w:w="3205" w:type="dxa"/>
          </w:tcPr>
          <w:p w14:paraId="26517243" w14:textId="77777777" w:rsidR="00653052" w:rsidRPr="00653052"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u w:val="single"/>
              </w:rPr>
            </w:pPr>
            <w:r w:rsidRPr="00653052">
              <w:rPr>
                <w:rFonts w:ascii="Times New Roman" w:eastAsiaTheme="minorEastAsia" w:hAnsi="Times New Roman"/>
                <w:sz w:val="22"/>
                <w:szCs w:val="22"/>
                <w:u w:val="single"/>
              </w:rPr>
              <w:t>Flow: BU, F</w:t>
            </w:r>
          </w:p>
          <w:p w14:paraId="7B58E69F" w14:textId="6372F35B" w:rsidR="00677D1A" w:rsidRDefault="00677D1A" w:rsidP="00677D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677D1A">
              <w:rPr>
                <w:rFonts w:ascii="Times New Roman" w:eastAsiaTheme="minorEastAsia" w:hAnsi="Times New Roman"/>
                <w:sz w:val="22"/>
                <w:szCs w:val="22"/>
              </w:rPr>
              <w:t xml:space="preserve">Input Application </w:t>
            </w:r>
            <w:r w:rsidRPr="00BB7604">
              <w:rPr>
                <w:rFonts w:ascii="Times New Roman" w:eastAsiaTheme="minorEastAsia" w:hAnsi="Times New Roman"/>
                <w:sz w:val="22"/>
                <w:szCs w:val="22"/>
              </w:rPr>
              <w:t>→</w:t>
            </w:r>
            <w:r>
              <w:rPr>
                <w:rFonts w:ascii="Times New Roman" w:eastAsiaTheme="minorEastAsia" w:hAnsi="Times New Roman"/>
                <w:sz w:val="22"/>
                <w:szCs w:val="22"/>
              </w:rPr>
              <w:t xml:space="preserve"> </w:t>
            </w:r>
            <w:r w:rsidRPr="00677D1A">
              <w:rPr>
                <w:rFonts w:ascii="Times New Roman" w:eastAsiaTheme="minorEastAsia" w:hAnsi="Times New Roman"/>
                <w:sz w:val="22"/>
                <w:szCs w:val="22"/>
              </w:rPr>
              <w:t xml:space="preserve">Credit History </w:t>
            </w:r>
            <w:r w:rsidRPr="00BB7604">
              <w:rPr>
                <w:rFonts w:ascii="Times New Roman" w:eastAsiaTheme="minorEastAsia" w:hAnsi="Times New Roman"/>
                <w:sz w:val="22"/>
                <w:szCs w:val="22"/>
              </w:rPr>
              <w:t>→</w:t>
            </w:r>
            <w:r w:rsidRPr="00677D1A">
              <w:rPr>
                <w:rFonts w:ascii="Times New Roman" w:eastAsiaTheme="minorEastAsia" w:hAnsi="Times New Roman"/>
                <w:sz w:val="22"/>
                <w:szCs w:val="22"/>
              </w:rPr>
              <w:t xml:space="preserve"> Average Customer and Coborrower Debt Repayment Cost/Month</w:t>
            </w:r>
          </w:p>
          <w:p w14:paraId="4BEED37B" w14:textId="1D907CB7" w:rsidR="00653052" w:rsidRDefault="00653052" w:rsidP="00677D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p w14:paraId="2C18E8AE" w14:textId="77777777" w:rsidR="00653052" w:rsidRPr="00653052"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u w:val="single"/>
              </w:rPr>
            </w:pPr>
            <w:r w:rsidRPr="00653052">
              <w:rPr>
                <w:rFonts w:ascii="Times New Roman" w:eastAsiaTheme="minorEastAsia" w:hAnsi="Times New Roman"/>
                <w:sz w:val="22"/>
                <w:szCs w:val="22"/>
                <w:u w:val="single"/>
              </w:rPr>
              <w:t>Flow: N</w:t>
            </w:r>
          </w:p>
          <w:p w14:paraId="4B0D4BCD" w14:textId="52A31607" w:rsidR="00653052" w:rsidRPr="00677D1A"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653052">
              <w:rPr>
                <w:rFonts w:ascii="Times New Roman" w:eastAsiaTheme="minorEastAsia" w:hAnsi="Times New Roman"/>
                <w:sz w:val="22"/>
                <w:szCs w:val="22"/>
              </w:rPr>
              <w:t>Make Recommendation → Assessment of Customer Records → Assessment of Customer’s Income and Expenses → Assessment of Incomes</w:t>
            </w:r>
          </w:p>
          <w:p w14:paraId="46A44A1F" w14:textId="77777777" w:rsidR="00677D1A" w:rsidRPr="00677D1A" w:rsidRDefault="00677D1A"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r>
      <w:tr w:rsidR="00677D1A" w:rsidRPr="00BB7604" w14:paraId="4D9A6A4F" w14:textId="77777777" w:rsidTr="006C75E6">
        <w:tc>
          <w:tcPr>
            <w:cnfStyle w:val="000010000000" w:firstRow="0" w:lastRow="0" w:firstColumn="0" w:lastColumn="0" w:oddVBand="1" w:evenVBand="0" w:oddHBand="0" w:evenHBand="0" w:firstRowFirstColumn="0" w:firstRowLastColumn="0" w:lastRowFirstColumn="0" w:lastRowLastColumn="0"/>
            <w:tcW w:w="3207" w:type="dxa"/>
            <w:vMerge/>
          </w:tcPr>
          <w:p w14:paraId="002B1C87" w14:textId="77777777" w:rsidR="00677D1A" w:rsidRPr="00677D1A" w:rsidRDefault="00677D1A"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10F21966" w14:textId="77777777" w:rsidR="00677D1A" w:rsidRPr="00677D1A" w:rsidRDefault="00677D1A"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10000000" w:firstRow="0" w:lastRow="0" w:firstColumn="0" w:lastColumn="0" w:oddVBand="1" w:evenVBand="0" w:oddHBand="0" w:evenHBand="0" w:firstRowFirstColumn="0" w:firstRowLastColumn="0" w:lastRowFirstColumn="0" w:lastRowLastColumn="0"/>
            <w:tcW w:w="3205" w:type="dxa"/>
          </w:tcPr>
          <w:p w14:paraId="32C513EE" w14:textId="290E73AE" w:rsidR="00677D1A" w:rsidRPr="00677D1A" w:rsidRDefault="00D96A06"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Pr>
                <w:rFonts w:ascii="Times New Roman" w:eastAsiaTheme="minorEastAsia" w:hAnsi="Times New Roman"/>
                <w:sz w:val="24"/>
              </w:rPr>
              <w:t xml:space="preserve">- </w:t>
            </w:r>
          </w:p>
        </w:tc>
      </w:tr>
      <w:tr w:rsidR="00677D1A" w:rsidRPr="00BB7604" w14:paraId="1193B1F0" w14:textId="77777777" w:rsidTr="006C7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5D072E4A" w14:textId="77777777" w:rsidR="00677D1A" w:rsidRPr="00677D1A" w:rsidRDefault="00677D1A"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7787A4D8" w14:textId="77777777" w:rsidR="00677D1A" w:rsidRPr="00677D1A" w:rsidRDefault="00677D1A"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10000000" w:firstRow="0" w:lastRow="0" w:firstColumn="0" w:lastColumn="0" w:oddVBand="1" w:evenVBand="0" w:oddHBand="0" w:evenHBand="0" w:firstRowFirstColumn="0" w:firstRowLastColumn="0" w:lastRowFirstColumn="0" w:lastRowLastColumn="0"/>
            <w:tcW w:w="3205" w:type="dxa"/>
          </w:tcPr>
          <w:p w14:paraId="4B2ACF99" w14:textId="77777777" w:rsidR="00677D1A" w:rsidRDefault="00677D1A" w:rsidP="00677D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3643F">
              <w:rPr>
                <w:rFonts w:ascii="Times New Roman" w:eastAsiaTheme="minorEastAsia" w:hAnsi="Times New Roman"/>
                <w:sz w:val="22"/>
                <w:szCs w:val="22"/>
              </w:rPr>
              <w:t xml:space="preserve">Example: </w:t>
            </w:r>
          </w:p>
          <w:p w14:paraId="64613EED" w14:textId="3985C3BF" w:rsidR="00677D1A" w:rsidRDefault="00770E6D" w:rsidP="00677D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Pr>
                <w:rFonts w:ascii="Times New Roman" w:eastAsiaTheme="minorEastAsia" w:hAnsi="Times New Roman"/>
                <w:sz w:val="22"/>
                <w:szCs w:val="22"/>
              </w:rPr>
              <w:t>“</w:t>
            </w:r>
            <w:r w:rsidR="00677D1A" w:rsidRPr="00677D1A">
              <w:rPr>
                <w:rFonts w:ascii="Times New Roman" w:eastAsiaTheme="minorEastAsia" w:hAnsi="Times New Roman"/>
                <w:sz w:val="22"/>
                <w:szCs w:val="22"/>
              </w:rPr>
              <w:t>Other Credit Institution Debt Repayment Costs</w:t>
            </w:r>
            <w:r>
              <w:rPr>
                <w:rFonts w:ascii="Times New Roman" w:eastAsiaTheme="minorEastAsia" w:hAnsi="Times New Roman"/>
                <w:sz w:val="22"/>
                <w:szCs w:val="22"/>
              </w:rPr>
              <w:t>”</w:t>
            </w:r>
          </w:p>
          <w:p w14:paraId="69BE6437" w14:textId="5269DF7A" w:rsidR="00677D1A" w:rsidRDefault="00770E6D" w:rsidP="00677D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Pr>
                <w:rFonts w:ascii="Times New Roman" w:eastAsiaTheme="minorEastAsia" w:hAnsi="Times New Roman"/>
                <w:sz w:val="22"/>
                <w:szCs w:val="22"/>
              </w:rPr>
              <w:t>“</w:t>
            </w:r>
            <w:r w:rsidR="00677D1A" w:rsidRPr="00677D1A">
              <w:rPr>
                <w:rFonts w:ascii="Times New Roman" w:eastAsiaTheme="minorEastAsia" w:hAnsi="Times New Roman"/>
                <w:sz w:val="22"/>
                <w:szCs w:val="22"/>
              </w:rPr>
              <w:t>5% Credit Card Balance</w:t>
            </w:r>
            <w:r>
              <w:rPr>
                <w:rFonts w:ascii="Times New Roman" w:eastAsiaTheme="minorEastAsia" w:hAnsi="Times New Roman"/>
                <w:sz w:val="22"/>
                <w:szCs w:val="22"/>
              </w:rPr>
              <w:t>”</w:t>
            </w:r>
          </w:p>
          <w:p w14:paraId="37BE7403" w14:textId="4DD64946" w:rsidR="00677D1A" w:rsidRPr="00677D1A" w:rsidRDefault="00770E6D" w:rsidP="00677D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Pr>
                <w:rFonts w:ascii="Times New Roman" w:eastAsiaTheme="minorEastAsia" w:hAnsi="Times New Roman"/>
                <w:sz w:val="22"/>
                <w:szCs w:val="22"/>
              </w:rPr>
              <w:t>“</w:t>
            </w:r>
            <w:r w:rsidR="00677D1A" w:rsidRPr="00677D1A">
              <w:rPr>
                <w:rFonts w:ascii="Times New Roman" w:eastAsiaTheme="minorEastAsia" w:hAnsi="Times New Roman"/>
                <w:sz w:val="22"/>
                <w:szCs w:val="22"/>
              </w:rPr>
              <w:t>Debt Repayment Costs for This Loan</w:t>
            </w:r>
            <w:r>
              <w:rPr>
                <w:rFonts w:ascii="Times New Roman" w:eastAsiaTheme="minorEastAsia" w:hAnsi="Times New Roman"/>
                <w:sz w:val="22"/>
                <w:szCs w:val="22"/>
              </w:rPr>
              <w:t>”</w:t>
            </w:r>
          </w:p>
          <w:p w14:paraId="29CBFC1D" w14:textId="77777777" w:rsidR="00677D1A" w:rsidRPr="00677D1A" w:rsidRDefault="00677D1A" w:rsidP="00C06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r>
      <w:tr w:rsidR="00770E6D" w:rsidRPr="00BB7604" w14:paraId="7BED87E5" w14:textId="77777777" w:rsidTr="006C75E6">
        <w:tc>
          <w:tcPr>
            <w:cnfStyle w:val="000010000000" w:firstRow="0" w:lastRow="0" w:firstColumn="0" w:lastColumn="0" w:oddVBand="1" w:evenVBand="0" w:oddHBand="0" w:evenHBand="0" w:firstRowFirstColumn="0" w:firstRowLastColumn="0" w:lastRowFirstColumn="0" w:lastRowLastColumn="0"/>
            <w:tcW w:w="3207" w:type="dxa"/>
            <w:vMerge w:val="restart"/>
          </w:tcPr>
          <w:p w14:paraId="421B2DC0" w14:textId="7E895330" w:rsidR="00770E6D" w:rsidRPr="00677D1A" w:rsidRDefault="00770E6D" w:rsidP="00770E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6F11BE">
              <w:rPr>
                <w:rFonts w:ascii="Times New Roman" w:eastAsiaTheme="minorEastAsia" w:hAnsi="Times New Roman"/>
                <w:sz w:val="24"/>
              </w:rPr>
              <w:t>financialInformation</w:t>
            </w:r>
            <w:r w:rsidRPr="0089472E">
              <w:rPr>
                <w:rFonts w:ascii="Times New Roman" w:eastAsiaTheme="minorEastAsia" w:hAnsi="Times New Roman"/>
                <w:sz w:val="22"/>
                <w:szCs w:val="22"/>
              </w:rPr>
              <w:t>.</w:t>
            </w:r>
            <w:r w:rsidRPr="0091219A">
              <w:rPr>
                <w:rFonts w:ascii="Times New Roman" w:eastAsiaTheme="minorEastAsia" w:hAnsi="Times New Roman"/>
                <w:sz w:val="24"/>
              </w:rPr>
              <w:t>expenseList</w:t>
            </w:r>
            <w:r w:rsidRPr="00BB7604">
              <w:rPr>
                <w:rFonts w:ascii="Times New Roman" w:hAnsi="Times New Roman"/>
                <w:sz w:val="24"/>
              </w:rPr>
              <w:t>[].</w:t>
            </w:r>
            <w:r w:rsidR="008033B4">
              <w:rPr>
                <w:rFonts w:ascii="Times New Roman" w:eastAsiaTheme="minorEastAsia" w:hAnsi="Times New Roman"/>
                <w:sz w:val="24"/>
              </w:rPr>
              <w:t>v</w:t>
            </w:r>
            <w:r>
              <w:rPr>
                <w:rFonts w:ascii="Times New Roman" w:eastAsiaTheme="minorEastAsia" w:hAnsi="Times New Roman"/>
                <w:sz w:val="24"/>
              </w:rPr>
              <w:t>alue</w:t>
            </w:r>
          </w:p>
        </w:tc>
        <w:tc>
          <w:tcPr>
            <w:cnfStyle w:val="000001000000" w:firstRow="0" w:lastRow="0" w:firstColumn="0" w:lastColumn="0" w:oddVBand="0" w:evenVBand="1" w:oddHBand="0" w:evenHBand="0" w:firstRowFirstColumn="0" w:firstRowLastColumn="0" w:lastRowFirstColumn="0" w:lastRowLastColumn="0"/>
            <w:tcW w:w="3205" w:type="dxa"/>
            <w:vMerge w:val="restart"/>
          </w:tcPr>
          <w:p w14:paraId="30EAC6A3" w14:textId="73F49793" w:rsidR="00770E6D" w:rsidRPr="00BB7604" w:rsidRDefault="00770E6D" w:rsidP="00770E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r>
              <w:rPr>
                <w:rFonts w:ascii="Times New Roman" w:eastAsiaTheme="minorEastAsia" w:hAnsi="Times New Roman"/>
                <w:sz w:val="22"/>
                <w:szCs w:val="22"/>
              </w:rPr>
              <w:t>Number</w:t>
            </w:r>
          </w:p>
          <w:p w14:paraId="27B6F4D8" w14:textId="68C69C03" w:rsidR="00770E6D" w:rsidRPr="00677D1A" w:rsidRDefault="00770E6D" w:rsidP="00770E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89472E">
              <w:rPr>
                <w:rFonts w:ascii="Times New Roman" w:eastAsiaTheme="minorEastAsia" w:hAnsi="Times New Roman"/>
                <w:sz w:val="22"/>
                <w:szCs w:val="22"/>
              </w:rPr>
              <w:t xml:space="preserve">Required: </w:t>
            </w:r>
            <w:r>
              <w:rPr>
                <w:rFonts w:ascii="Times New Roman" w:eastAsiaTheme="minorEastAsia" w:hAnsi="Times New Roman"/>
                <w:sz w:val="22"/>
                <w:szCs w:val="22"/>
              </w:rPr>
              <w:t>No</w:t>
            </w:r>
          </w:p>
        </w:tc>
        <w:tc>
          <w:tcPr>
            <w:cnfStyle w:val="000010000000" w:firstRow="0" w:lastRow="0" w:firstColumn="0" w:lastColumn="0" w:oddVBand="1" w:evenVBand="0" w:oddHBand="0" w:evenHBand="0" w:firstRowFirstColumn="0" w:firstRowLastColumn="0" w:lastRowFirstColumn="0" w:lastRowLastColumn="0"/>
            <w:tcW w:w="3205" w:type="dxa"/>
          </w:tcPr>
          <w:p w14:paraId="30DBD0FF" w14:textId="37952B27" w:rsidR="00770E6D" w:rsidRPr="00677D1A" w:rsidRDefault="00770E6D" w:rsidP="00770E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BB7604">
              <w:rPr>
                <w:rFonts w:ascii="Times New Roman" w:eastAsiaTheme="minorEastAsia" w:hAnsi="Times New Roman"/>
                <w:sz w:val="22"/>
                <w:szCs w:val="22"/>
              </w:rPr>
              <w:t xml:space="preserve">ENG: </w:t>
            </w:r>
            <w:r w:rsidRPr="00D96A06">
              <w:rPr>
                <w:rFonts w:ascii="Times New Roman" w:eastAsiaTheme="minorEastAsia" w:hAnsi="Times New Roman"/>
                <w:sz w:val="24"/>
              </w:rPr>
              <w:t>Indicator</w:t>
            </w:r>
            <w:r>
              <w:rPr>
                <w:rFonts w:ascii="Times New Roman" w:eastAsiaTheme="minorEastAsia" w:hAnsi="Times New Roman"/>
                <w:sz w:val="24"/>
              </w:rPr>
              <w:t xml:space="preserve"> Value</w:t>
            </w:r>
          </w:p>
        </w:tc>
      </w:tr>
      <w:tr w:rsidR="00770E6D" w:rsidRPr="00BB7604" w14:paraId="039E4B0E" w14:textId="77777777" w:rsidTr="006C7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62836469" w14:textId="77777777" w:rsidR="00770E6D" w:rsidRPr="00677D1A" w:rsidRDefault="00770E6D" w:rsidP="00770E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65AFF2AC" w14:textId="77777777" w:rsidR="00770E6D" w:rsidRPr="00677D1A" w:rsidRDefault="00770E6D" w:rsidP="00770E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10000000" w:firstRow="0" w:lastRow="0" w:firstColumn="0" w:lastColumn="0" w:oddVBand="1" w:evenVBand="0" w:oddHBand="0" w:evenHBand="0" w:firstRowFirstColumn="0" w:firstRowLastColumn="0" w:lastRowFirstColumn="0" w:lastRowLastColumn="0"/>
            <w:tcW w:w="3205" w:type="dxa"/>
          </w:tcPr>
          <w:p w14:paraId="42544CFB" w14:textId="77777777" w:rsidR="00653052" w:rsidRPr="00653052"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u w:val="single"/>
              </w:rPr>
            </w:pPr>
            <w:r w:rsidRPr="00653052">
              <w:rPr>
                <w:rFonts w:ascii="Times New Roman" w:eastAsiaTheme="minorEastAsia" w:hAnsi="Times New Roman"/>
                <w:sz w:val="22"/>
                <w:szCs w:val="22"/>
                <w:u w:val="single"/>
              </w:rPr>
              <w:t>Flow: BU, F</w:t>
            </w:r>
          </w:p>
          <w:p w14:paraId="1801C1EC" w14:textId="77777777" w:rsidR="002A0F9C" w:rsidRPr="002A0F9C" w:rsidRDefault="002A0F9C" w:rsidP="002A0F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2A0F9C">
              <w:rPr>
                <w:rFonts w:ascii="Times New Roman" w:eastAsiaTheme="minorEastAsia" w:hAnsi="Times New Roman"/>
                <w:sz w:val="22"/>
                <w:szCs w:val="22"/>
              </w:rPr>
              <w:t>Input Application → Credit History → Average Customer and Coborrower Debt Repayment Cost/Month → Cost By Calculated DVKD</w:t>
            </w:r>
          </w:p>
          <w:p w14:paraId="56D44B0E" w14:textId="77777777" w:rsidR="00653052" w:rsidRDefault="00653052" w:rsidP="00770E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p w14:paraId="705134CC" w14:textId="77777777" w:rsidR="00653052" w:rsidRPr="00653052"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u w:val="single"/>
              </w:rPr>
            </w:pPr>
            <w:r w:rsidRPr="00653052">
              <w:rPr>
                <w:rFonts w:ascii="Times New Roman" w:eastAsiaTheme="minorEastAsia" w:hAnsi="Times New Roman"/>
                <w:sz w:val="22"/>
                <w:szCs w:val="22"/>
                <w:u w:val="single"/>
              </w:rPr>
              <w:t>Flow: N</w:t>
            </w:r>
          </w:p>
          <w:p w14:paraId="7698AB3C" w14:textId="6BF090BF" w:rsidR="00653052" w:rsidRPr="002A0F9C" w:rsidRDefault="002A0F9C"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2A0F9C">
              <w:rPr>
                <w:rFonts w:ascii="Times New Roman" w:eastAsiaTheme="minorEastAsia" w:hAnsi="Times New Roman"/>
                <w:sz w:val="24"/>
              </w:rPr>
              <w:t xml:space="preserve">Make Recommendation → Assessment of Customer Records → Assessment of </w:t>
            </w:r>
            <w:r w:rsidRPr="002A0F9C">
              <w:rPr>
                <w:rFonts w:ascii="Times New Roman" w:eastAsiaTheme="minorEastAsia" w:hAnsi="Times New Roman"/>
                <w:sz w:val="24"/>
              </w:rPr>
              <w:lastRenderedPageBreak/>
              <w:t>Customer’s Income and Expenses → Assessment of Incomes</w:t>
            </w:r>
            <w:r w:rsidRPr="002A0F9C">
              <w:rPr>
                <w:rFonts w:ascii="Times New Roman" w:eastAsiaTheme="minorEastAsia" w:hAnsi="Times New Roman"/>
                <w:sz w:val="24"/>
              </w:rPr>
              <w:annotationRef/>
            </w:r>
            <w:r w:rsidRPr="002A0F9C">
              <w:rPr>
                <w:rFonts w:ascii="Times New Roman" w:eastAsiaTheme="minorEastAsia" w:hAnsi="Times New Roman"/>
                <w:sz w:val="24"/>
              </w:rPr>
              <w:t xml:space="preserve"> → Cost By Calculated UW</w:t>
            </w:r>
          </w:p>
          <w:p w14:paraId="29FDAB38" w14:textId="677109FA" w:rsidR="002A0F9C" w:rsidRPr="00677D1A" w:rsidRDefault="002A0F9C"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r>
      <w:tr w:rsidR="00770E6D" w:rsidRPr="00BB7604" w14:paraId="2D70B3C6" w14:textId="77777777" w:rsidTr="006C75E6">
        <w:tc>
          <w:tcPr>
            <w:cnfStyle w:val="000010000000" w:firstRow="0" w:lastRow="0" w:firstColumn="0" w:lastColumn="0" w:oddVBand="1" w:evenVBand="0" w:oddHBand="0" w:evenHBand="0" w:firstRowFirstColumn="0" w:firstRowLastColumn="0" w:lastRowFirstColumn="0" w:lastRowLastColumn="0"/>
            <w:tcW w:w="3207" w:type="dxa"/>
            <w:vMerge/>
          </w:tcPr>
          <w:p w14:paraId="6AB2050A" w14:textId="77777777" w:rsidR="00770E6D" w:rsidRPr="00677D1A" w:rsidRDefault="00770E6D" w:rsidP="00770E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4A78503C" w14:textId="77777777" w:rsidR="00770E6D" w:rsidRPr="00677D1A" w:rsidRDefault="00770E6D" w:rsidP="00770E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10000000" w:firstRow="0" w:lastRow="0" w:firstColumn="0" w:lastColumn="0" w:oddVBand="1" w:evenVBand="0" w:oddHBand="0" w:evenHBand="0" w:firstRowFirstColumn="0" w:firstRowLastColumn="0" w:lastRowFirstColumn="0" w:lastRowLastColumn="0"/>
            <w:tcW w:w="3205" w:type="dxa"/>
          </w:tcPr>
          <w:p w14:paraId="4211CF89" w14:textId="77777777" w:rsidR="00653052" w:rsidRPr="00653052" w:rsidRDefault="00653052" w:rsidP="00653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u w:val="single"/>
              </w:rPr>
            </w:pPr>
            <w:r w:rsidRPr="00653052">
              <w:rPr>
                <w:rFonts w:ascii="Times New Roman" w:eastAsiaTheme="minorEastAsia" w:hAnsi="Times New Roman"/>
                <w:sz w:val="22"/>
                <w:szCs w:val="22"/>
                <w:u w:val="single"/>
              </w:rPr>
              <w:t>Flow: BU, F</w:t>
            </w:r>
          </w:p>
          <w:p w14:paraId="0E5023C9" w14:textId="466E0AEE" w:rsidR="00770E6D" w:rsidRDefault="00770E6D" w:rsidP="00770E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D17F0D">
              <w:rPr>
                <w:rFonts w:ascii="Times New Roman" w:eastAsiaTheme="minorEastAsia" w:hAnsi="Times New Roman"/>
                <w:sz w:val="24"/>
              </w:rPr>
              <w:t>creditHistory</w:t>
            </w:r>
            <w:r>
              <w:rPr>
                <w:rFonts w:ascii="Times New Roman" w:eastAsiaTheme="minorEastAsia" w:hAnsi="Times New Roman"/>
                <w:sz w:val="24"/>
              </w:rPr>
              <w:t>.</w:t>
            </w:r>
            <w:r w:rsidRPr="0089472E">
              <w:rPr>
                <w:rFonts w:ascii="Times New Roman" w:eastAsiaTheme="minorEastAsia" w:hAnsi="Times New Roman"/>
                <w:sz w:val="24"/>
              </w:rPr>
              <w:t>debtRepaymentCostsMonth</w:t>
            </w:r>
            <w:r>
              <w:rPr>
                <w:rFonts w:ascii="Times New Roman" w:eastAsiaTheme="minorEastAsia" w:hAnsi="Times New Roman"/>
                <w:sz w:val="24"/>
              </w:rPr>
              <w:t xml:space="preserve">[type = </w:t>
            </w:r>
            <w:r w:rsidRPr="0089472E">
              <w:rPr>
                <w:rFonts w:ascii="Times New Roman" w:eastAsiaTheme="minorEastAsia" w:hAnsi="Times New Roman"/>
                <w:sz w:val="24"/>
              </w:rPr>
              <w:t>costByCalculatedDVKD</w:t>
            </w:r>
            <w:r>
              <w:rPr>
                <w:rFonts w:ascii="Times New Roman" w:eastAsiaTheme="minorEastAsia" w:hAnsi="Times New Roman"/>
                <w:sz w:val="24"/>
              </w:rPr>
              <w:t>].</w:t>
            </w:r>
            <w:r w:rsidRPr="0089472E">
              <w:rPr>
                <w:rFonts w:ascii="Times New Roman" w:eastAsiaTheme="minorEastAsia" w:hAnsi="Times New Roman"/>
                <w:sz w:val="24"/>
              </w:rPr>
              <w:t>otherCreditInstDebtRepaymentCost</w:t>
            </w:r>
            <w:r>
              <w:rPr>
                <w:rFonts w:ascii="Times New Roman" w:eastAsiaTheme="minorEastAsia" w:hAnsi="Times New Roman"/>
                <w:sz w:val="24"/>
              </w:rPr>
              <w:t xml:space="preserve"> | </w:t>
            </w:r>
            <w:r w:rsidRPr="00D96A06">
              <w:rPr>
                <w:rFonts w:ascii="Times New Roman" w:eastAsiaTheme="minorEastAsia" w:hAnsi="Times New Roman"/>
                <w:sz w:val="24"/>
              </w:rPr>
              <w:t>creditCardBalancePercent</w:t>
            </w:r>
            <w:r>
              <w:rPr>
                <w:rFonts w:ascii="Times New Roman" w:eastAsiaTheme="minorEastAsia" w:hAnsi="Times New Roman"/>
                <w:sz w:val="24"/>
              </w:rPr>
              <w:t xml:space="preserve"> | </w:t>
            </w:r>
            <w:r w:rsidRPr="00D96A06">
              <w:rPr>
                <w:rFonts w:ascii="Times New Roman" w:eastAsiaTheme="minorEastAsia" w:hAnsi="Times New Roman"/>
                <w:sz w:val="24"/>
              </w:rPr>
              <w:t>debtRepaymentCostThisLoan</w:t>
            </w:r>
            <w:r>
              <w:rPr>
                <w:rFonts w:ascii="Times New Roman" w:eastAsiaTheme="minorEastAsia" w:hAnsi="Times New Roman"/>
                <w:sz w:val="24"/>
              </w:rPr>
              <w:t xml:space="preserve"> </w:t>
            </w:r>
          </w:p>
          <w:p w14:paraId="03E43F43" w14:textId="77777777" w:rsidR="000213E3" w:rsidRDefault="000213E3" w:rsidP="000213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u w:val="single"/>
              </w:rPr>
            </w:pPr>
          </w:p>
          <w:p w14:paraId="450C4031" w14:textId="11870555" w:rsidR="000213E3" w:rsidRPr="00653052" w:rsidRDefault="000213E3" w:rsidP="000213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u w:val="single"/>
              </w:rPr>
            </w:pPr>
            <w:r w:rsidRPr="00653052">
              <w:rPr>
                <w:rFonts w:ascii="Times New Roman" w:eastAsiaTheme="minorEastAsia" w:hAnsi="Times New Roman"/>
                <w:sz w:val="22"/>
                <w:szCs w:val="22"/>
                <w:u w:val="single"/>
              </w:rPr>
              <w:t>Flow: N</w:t>
            </w:r>
          </w:p>
          <w:p w14:paraId="04AAF474" w14:textId="4252EF72" w:rsidR="00770E6D" w:rsidRPr="00677D1A" w:rsidRDefault="000213E3" w:rsidP="00E338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r w:rsidRPr="00653052">
              <w:rPr>
                <w:rFonts w:ascii="Times New Roman" w:eastAsiaTheme="minorEastAsia" w:hAnsi="Times New Roman"/>
                <w:sz w:val="24"/>
              </w:rPr>
              <w:t>assessmentCustomer</w:t>
            </w:r>
            <w:r>
              <w:rPr>
                <w:rFonts w:ascii="Times New Roman" w:eastAsiaTheme="minorEastAsia" w:hAnsi="Times New Roman"/>
                <w:sz w:val="24"/>
              </w:rPr>
              <w:t>.</w:t>
            </w:r>
            <w:r w:rsidRPr="00D17F0D">
              <w:rPr>
                <w:rFonts w:ascii="Times New Roman" w:eastAsiaTheme="minorEastAsia" w:hAnsi="Times New Roman"/>
                <w:sz w:val="24"/>
              </w:rPr>
              <w:t>creditHistory</w:t>
            </w:r>
            <w:r>
              <w:rPr>
                <w:rFonts w:ascii="Times New Roman" w:eastAsiaTheme="minorEastAsia" w:hAnsi="Times New Roman"/>
                <w:sz w:val="24"/>
              </w:rPr>
              <w:t>.</w:t>
            </w:r>
            <w:r w:rsidRPr="0089472E">
              <w:rPr>
                <w:rFonts w:ascii="Times New Roman" w:eastAsiaTheme="minorEastAsia" w:hAnsi="Times New Roman"/>
                <w:sz w:val="24"/>
              </w:rPr>
              <w:t>debtRepaymentCostsMonth</w:t>
            </w:r>
            <w:r>
              <w:rPr>
                <w:rFonts w:ascii="Times New Roman" w:eastAsiaTheme="minorEastAsia" w:hAnsi="Times New Roman"/>
                <w:sz w:val="24"/>
              </w:rPr>
              <w:t xml:space="preserve">[type = </w:t>
            </w:r>
            <w:r w:rsidRPr="00653052">
              <w:rPr>
                <w:rFonts w:ascii="Times New Roman" w:eastAsiaTheme="minorEastAsia" w:hAnsi="Times New Roman"/>
                <w:sz w:val="24"/>
              </w:rPr>
              <w:t>costByCalculatedUW</w:t>
            </w:r>
            <w:r>
              <w:rPr>
                <w:rFonts w:ascii="Times New Roman" w:eastAsiaTheme="minorEastAsia" w:hAnsi="Times New Roman"/>
                <w:sz w:val="24"/>
              </w:rPr>
              <w:t>]. .</w:t>
            </w:r>
            <w:r w:rsidRPr="0089472E">
              <w:rPr>
                <w:rFonts w:ascii="Times New Roman" w:eastAsiaTheme="minorEastAsia" w:hAnsi="Times New Roman"/>
                <w:sz w:val="24"/>
              </w:rPr>
              <w:t>otherCreditInstDebtRepaymentCost</w:t>
            </w:r>
            <w:r>
              <w:rPr>
                <w:rFonts w:ascii="Times New Roman" w:eastAsiaTheme="minorEastAsia" w:hAnsi="Times New Roman"/>
                <w:sz w:val="24"/>
              </w:rPr>
              <w:t xml:space="preserve"> | </w:t>
            </w:r>
            <w:r w:rsidRPr="00D96A06">
              <w:rPr>
                <w:rFonts w:ascii="Times New Roman" w:eastAsiaTheme="minorEastAsia" w:hAnsi="Times New Roman"/>
                <w:sz w:val="24"/>
              </w:rPr>
              <w:t>creditCardBalancePercent</w:t>
            </w:r>
            <w:r>
              <w:rPr>
                <w:rFonts w:ascii="Times New Roman" w:eastAsiaTheme="minorEastAsia" w:hAnsi="Times New Roman"/>
                <w:sz w:val="24"/>
              </w:rPr>
              <w:t xml:space="preserve"> | </w:t>
            </w:r>
            <w:r w:rsidRPr="00D96A06">
              <w:rPr>
                <w:rFonts w:ascii="Times New Roman" w:eastAsiaTheme="minorEastAsia" w:hAnsi="Times New Roman"/>
                <w:sz w:val="24"/>
              </w:rPr>
              <w:t>debtRepaymentCostThisLoan</w:t>
            </w:r>
          </w:p>
        </w:tc>
      </w:tr>
      <w:tr w:rsidR="00770E6D" w:rsidRPr="00BB7604" w14:paraId="61C8CBE8" w14:textId="77777777" w:rsidTr="006C7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7" w:type="dxa"/>
            <w:vMerge/>
          </w:tcPr>
          <w:p w14:paraId="57AD7E28" w14:textId="77777777" w:rsidR="00770E6D" w:rsidRPr="00677D1A" w:rsidRDefault="00770E6D" w:rsidP="00770E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01000000" w:firstRow="0" w:lastRow="0" w:firstColumn="0" w:lastColumn="0" w:oddVBand="0" w:evenVBand="1" w:oddHBand="0" w:evenHBand="0" w:firstRowFirstColumn="0" w:firstRowLastColumn="0" w:lastRowFirstColumn="0" w:lastRowLastColumn="0"/>
            <w:tcW w:w="3205" w:type="dxa"/>
            <w:vMerge/>
          </w:tcPr>
          <w:p w14:paraId="35CDAC75" w14:textId="77777777" w:rsidR="00770E6D" w:rsidRPr="00677D1A" w:rsidRDefault="00770E6D" w:rsidP="00770E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4"/>
              </w:rPr>
            </w:pPr>
          </w:p>
        </w:tc>
        <w:tc>
          <w:tcPr>
            <w:cnfStyle w:val="000010000000" w:firstRow="0" w:lastRow="0" w:firstColumn="0" w:lastColumn="0" w:oddVBand="1" w:evenVBand="0" w:oddHBand="0" w:evenHBand="0" w:firstRowFirstColumn="0" w:firstRowLastColumn="0" w:lastRowFirstColumn="0" w:lastRowLastColumn="0"/>
            <w:tcW w:w="3205" w:type="dxa"/>
          </w:tcPr>
          <w:p w14:paraId="2E5DDBDF" w14:textId="314CBE77" w:rsidR="00770E6D" w:rsidRPr="000C38C5" w:rsidRDefault="008033B4" w:rsidP="00770E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3643F">
              <w:rPr>
                <w:rFonts w:ascii="Times New Roman" w:eastAsiaTheme="minorEastAsia" w:hAnsi="Times New Roman"/>
                <w:sz w:val="22"/>
                <w:szCs w:val="22"/>
              </w:rPr>
              <w:t xml:space="preserve">Example: </w:t>
            </w:r>
            <w:r>
              <w:rPr>
                <w:rFonts w:ascii="Times New Roman" w:eastAsiaTheme="minorEastAsia" w:hAnsi="Times New Roman"/>
                <w:sz w:val="22"/>
                <w:szCs w:val="22"/>
              </w:rPr>
              <w:t>312314234234</w:t>
            </w:r>
          </w:p>
        </w:tc>
      </w:tr>
    </w:tbl>
    <w:p w14:paraId="5D5C3502" w14:textId="77777777" w:rsidR="00A55C49" w:rsidRPr="00BB7604" w:rsidRDefault="00A55C49" w:rsidP="00D76306">
      <w:pPr>
        <w:spacing w:before="240" w:after="200" w:line="360" w:lineRule="auto"/>
        <w:jc w:val="both"/>
        <w:rPr>
          <w:rFonts w:ascii="Times New Roman" w:eastAsiaTheme="minorEastAsia" w:hAnsi="Times New Roman"/>
          <w:sz w:val="24"/>
          <w:u w:val="single"/>
        </w:rPr>
      </w:pPr>
    </w:p>
    <w:p w14:paraId="33BEC60E" w14:textId="2C59CF27" w:rsidR="00156CDB" w:rsidRPr="00BB7604" w:rsidRDefault="008B7509" w:rsidP="001E7C6A">
      <w:pPr>
        <w:pStyle w:val="Heading4"/>
        <w:spacing w:after="240"/>
        <w:ind w:left="862" w:hanging="862"/>
        <w:rPr>
          <w:rFonts w:ascii="Times New Roman" w:hAnsi="Times New Roman" w:cs="Times New Roman"/>
          <w:color w:val="auto"/>
          <w:sz w:val="24"/>
        </w:rPr>
      </w:pPr>
      <w:r w:rsidRPr="00BB7604">
        <w:rPr>
          <w:rFonts w:ascii="Times New Roman" w:hAnsi="Times New Roman" w:cs="Times New Roman"/>
          <w:color w:val="auto"/>
          <w:sz w:val="24"/>
        </w:rPr>
        <w:t>Approval information</w:t>
      </w:r>
      <w:r w:rsidR="005F67E4" w:rsidRPr="00BB7604">
        <w:rPr>
          <w:rFonts w:ascii="Times New Roman" w:hAnsi="Times New Roman" w:cs="Times New Roman"/>
          <w:color w:val="auto"/>
          <w:sz w:val="24"/>
        </w:rPr>
        <w:t xml:space="preserve"> [Object]</w:t>
      </w:r>
    </w:p>
    <w:p w14:paraId="0C6CE742" w14:textId="28FCA698" w:rsidR="00724FC7" w:rsidRPr="00BB7604" w:rsidRDefault="00D76306" w:rsidP="00724FC7">
      <w:pPr>
        <w:spacing w:before="240" w:after="200" w:line="360" w:lineRule="auto"/>
        <w:jc w:val="both"/>
        <w:rPr>
          <w:rFonts w:ascii="Times New Roman" w:eastAsiaTheme="minorEastAsia" w:hAnsi="Times New Roman"/>
          <w:sz w:val="24"/>
          <w:u w:val="single"/>
        </w:rPr>
      </w:pPr>
      <w:r w:rsidRPr="00BB7604">
        <w:rPr>
          <w:rFonts w:ascii="Times New Roman" w:eastAsiaTheme="minorEastAsia" w:hAnsi="Times New Roman"/>
          <w:sz w:val="24"/>
        </w:rPr>
        <w:t>The attribute set is described in the document “BP-6.1 ECM LOS to ECM QTTD File Transfer.</w:t>
      </w:r>
    </w:p>
    <w:p w14:paraId="69230E56" w14:textId="044CC7EF" w:rsidR="00156CDB" w:rsidRPr="00BB7604" w:rsidRDefault="00156CDB" w:rsidP="009E4D69">
      <w:pPr>
        <w:pStyle w:val="Heading4"/>
        <w:spacing w:after="240"/>
        <w:ind w:left="862" w:hanging="862"/>
        <w:rPr>
          <w:rFonts w:ascii="Times New Roman" w:hAnsi="Times New Roman" w:cs="Times New Roman"/>
          <w:color w:val="auto"/>
          <w:sz w:val="24"/>
        </w:rPr>
      </w:pPr>
      <w:r w:rsidRPr="00BB7604">
        <w:rPr>
          <w:rFonts w:ascii="Times New Roman" w:hAnsi="Times New Roman" w:cs="Times New Roman"/>
          <w:color w:val="auto"/>
          <w:sz w:val="24"/>
        </w:rPr>
        <w:t>Documents Attachment [List]</w:t>
      </w:r>
    </w:p>
    <w:p w14:paraId="6344DE57" w14:textId="77777777" w:rsidR="00D76306" w:rsidRPr="00BB7604" w:rsidRDefault="00D76306" w:rsidP="0002482E">
      <w:pP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 xml:space="preserve">The attribute set is described in the document “BP-6.1 ECM LOS to ECM QTTD File Transfer. </w:t>
      </w:r>
    </w:p>
    <w:p w14:paraId="410DF7D7" w14:textId="2B36860A" w:rsidR="007B4821" w:rsidRPr="00BB7604" w:rsidRDefault="00D76306" w:rsidP="0002482E">
      <w:pP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In the Documents section, only documents at the “Legal Documentation” level should be transferred.</w:t>
      </w:r>
    </w:p>
    <w:p w14:paraId="17261079" w14:textId="51D3EA89" w:rsidR="00EC6801" w:rsidRPr="00BB7604" w:rsidRDefault="00EC6801" w:rsidP="00EC6801">
      <w:pPr>
        <w:pStyle w:val="Heading4"/>
        <w:spacing w:after="240"/>
        <w:ind w:left="862" w:hanging="862"/>
        <w:rPr>
          <w:rFonts w:ascii="Times New Roman" w:hAnsi="Times New Roman" w:cs="Times New Roman"/>
          <w:color w:val="auto"/>
          <w:sz w:val="24"/>
        </w:rPr>
      </w:pPr>
      <w:r w:rsidRPr="00BB7604">
        <w:rPr>
          <w:rFonts w:ascii="Times New Roman" w:hAnsi="Times New Roman" w:cs="Times New Roman"/>
          <w:color w:val="auto"/>
          <w:sz w:val="24"/>
        </w:rPr>
        <w:t xml:space="preserve">Collateral information [List] </w:t>
      </w:r>
    </w:p>
    <w:tbl>
      <w:tblPr>
        <w:tblW w:w="5000" w:type="pct"/>
        <w:tblInd w:w="-118" w:type="dxa"/>
        <w:tblBorders>
          <w:top w:val="nil"/>
          <w:left w:val="nil"/>
          <w:right w:val="nil"/>
        </w:tblBorders>
        <w:tblLayout w:type="fixed"/>
        <w:tblCellMar>
          <w:top w:w="57" w:type="dxa"/>
          <w:bottom w:w="57" w:type="dxa"/>
        </w:tblCellMar>
        <w:tblLook w:val="0000" w:firstRow="0" w:lastRow="0" w:firstColumn="0" w:lastColumn="0" w:noHBand="0" w:noVBand="0"/>
      </w:tblPr>
      <w:tblGrid>
        <w:gridCol w:w="3207"/>
        <w:gridCol w:w="3205"/>
        <w:gridCol w:w="3205"/>
      </w:tblGrid>
      <w:tr w:rsidR="008B6213" w:rsidRPr="00BB7604" w14:paraId="7DFE8969" w14:textId="77777777" w:rsidTr="005A1C26">
        <w:tc>
          <w:tcPr>
            <w:tcW w:w="3207"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80" w:type="nil"/>
              <w:left w:w="80" w:type="nil"/>
              <w:bottom w:w="80" w:type="nil"/>
              <w:right w:w="80" w:type="nil"/>
            </w:tcMar>
            <w:vAlign w:val="center"/>
          </w:tcPr>
          <w:p w14:paraId="3D96BF64" w14:textId="77777777" w:rsidR="008B6213" w:rsidRPr="00BB7604" w:rsidRDefault="008B6213" w:rsidP="005A1C26">
            <w:pPr>
              <w:autoSpaceDE w:val="0"/>
              <w:autoSpaceDN w:val="0"/>
              <w:adjustRightInd w:val="0"/>
              <w:spacing w:after="0" w:line="276" w:lineRule="auto"/>
              <w:rPr>
                <w:rFonts w:ascii="Times New Roman" w:hAnsi="Times New Roman"/>
                <w:sz w:val="22"/>
                <w:szCs w:val="22"/>
                <w:lang w:val="ru-RU"/>
              </w:rPr>
            </w:pPr>
            <w:r w:rsidRPr="00BB7604">
              <w:rPr>
                <w:rFonts w:ascii="Times New Roman" w:hAnsi="Times New Roman"/>
                <w:b/>
                <w:color w:val="000000"/>
                <w:sz w:val="22"/>
                <w:szCs w:val="22"/>
              </w:rPr>
              <w:t>Field</w:t>
            </w:r>
          </w:p>
        </w:tc>
        <w:tc>
          <w:tcPr>
            <w:tcW w:w="320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80" w:type="nil"/>
              <w:left w:w="80" w:type="nil"/>
              <w:bottom w:w="80" w:type="nil"/>
              <w:right w:w="80" w:type="nil"/>
            </w:tcMar>
            <w:vAlign w:val="center"/>
          </w:tcPr>
          <w:p w14:paraId="5B393485" w14:textId="77777777" w:rsidR="008B6213" w:rsidRPr="00BB7604" w:rsidRDefault="008B6213" w:rsidP="005A1C26">
            <w:pPr>
              <w:autoSpaceDE w:val="0"/>
              <w:autoSpaceDN w:val="0"/>
              <w:adjustRightInd w:val="0"/>
              <w:spacing w:after="0" w:line="276" w:lineRule="auto"/>
              <w:rPr>
                <w:rFonts w:ascii="Times New Roman" w:hAnsi="Times New Roman"/>
                <w:sz w:val="22"/>
                <w:szCs w:val="22"/>
                <w:lang w:val="ru-RU"/>
              </w:rPr>
            </w:pPr>
            <w:r w:rsidRPr="00BB7604">
              <w:rPr>
                <w:rFonts w:ascii="Times New Roman" w:hAnsi="Times New Roman"/>
                <w:b/>
                <w:color w:val="000000"/>
                <w:sz w:val="22"/>
                <w:szCs w:val="22"/>
              </w:rPr>
              <w:t>Type / Required</w:t>
            </w:r>
          </w:p>
        </w:tc>
        <w:tc>
          <w:tcPr>
            <w:tcW w:w="320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vAlign w:val="center"/>
          </w:tcPr>
          <w:p w14:paraId="3CA0C050" w14:textId="77777777" w:rsidR="008B6213" w:rsidRPr="00BB7604" w:rsidRDefault="008B6213" w:rsidP="005A1C26">
            <w:pPr>
              <w:autoSpaceDE w:val="0"/>
              <w:autoSpaceDN w:val="0"/>
              <w:adjustRightInd w:val="0"/>
              <w:spacing w:after="0" w:line="276" w:lineRule="auto"/>
              <w:rPr>
                <w:rFonts w:ascii="Times New Roman" w:hAnsi="Times New Roman"/>
                <w:b/>
                <w:bCs/>
                <w:color w:val="000000"/>
                <w:sz w:val="22"/>
                <w:szCs w:val="22"/>
              </w:rPr>
            </w:pPr>
            <w:r w:rsidRPr="00BB7604">
              <w:rPr>
                <w:rFonts w:ascii="Times New Roman" w:hAnsi="Times New Roman"/>
                <w:b/>
                <w:bCs/>
                <w:color w:val="000000"/>
                <w:sz w:val="22"/>
                <w:szCs w:val="22"/>
              </w:rPr>
              <w:t>Description / UI / backend / Example</w:t>
            </w:r>
          </w:p>
        </w:tc>
      </w:tr>
      <w:tr w:rsidR="000D4A00" w:rsidRPr="00BB7604" w14:paraId="517F9533"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2DC32033" w14:textId="5D8F7031"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commentRangeStart w:id="77"/>
            <w:commentRangeStart w:id="78"/>
            <w:r w:rsidRPr="00BB7604">
              <w:rPr>
                <w:rFonts w:ascii="Times New Roman" w:eastAsiaTheme="minorEastAsia" w:hAnsi="Times New Roman"/>
                <w:sz w:val="22"/>
                <w:szCs w:val="22"/>
              </w:rPr>
              <w:lastRenderedPageBreak/>
              <w:t>c</w:t>
            </w:r>
            <w:r>
              <w:rPr>
                <w:rFonts w:ascii="Times New Roman" w:eastAsiaTheme="minorEastAsia" w:hAnsi="Times New Roman"/>
                <w:sz w:val="22"/>
                <w:szCs w:val="22"/>
              </w:rPr>
              <w:t>ollaterals[].collateralType</w:t>
            </w:r>
            <w:commentRangeEnd w:id="77"/>
            <w:r>
              <w:rPr>
                <w:rStyle w:val="CommentReference"/>
              </w:rPr>
              <w:commentReference w:id="77"/>
            </w:r>
            <w:commentRangeEnd w:id="78"/>
            <w:r>
              <w:rPr>
                <w:rStyle w:val="CommentReference"/>
              </w:rPr>
              <w:commentReference w:id="78"/>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2C216D15" w14:textId="77777777"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31B70EEF" w14:textId="19628D15"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Yes</w:t>
            </w:r>
          </w:p>
        </w:tc>
        <w:tc>
          <w:tcPr>
            <w:tcW w:w="3205" w:type="dxa"/>
            <w:tcBorders>
              <w:top w:val="single" w:sz="8" w:space="0" w:color="000000"/>
              <w:left w:val="single" w:sz="8" w:space="0" w:color="000000"/>
              <w:bottom w:val="single" w:sz="8" w:space="0" w:color="000000"/>
              <w:right w:val="single" w:sz="8" w:space="0" w:color="000000"/>
            </w:tcBorders>
          </w:tcPr>
          <w:p w14:paraId="74CB18EC" w14:textId="77777777"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Collateral type</w:t>
            </w:r>
          </w:p>
          <w:p w14:paraId="56C4A876" w14:textId="2E87FBB7"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VNM: Loại TSBĐ</w:t>
            </w:r>
          </w:p>
        </w:tc>
      </w:tr>
      <w:tr w:rsidR="000D4A00" w:rsidRPr="00BB7604" w14:paraId="7384BF9B" w14:textId="77777777" w:rsidTr="00CE2B9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268BB9AB" w14:textId="77777777"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595E9D6D" w14:textId="77777777"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1DCA434E" w14:textId="12B3B2DB"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Asset Information → Collateral → Collateral type</w:t>
            </w:r>
            <w:r w:rsidR="00A0584B">
              <w:rPr>
                <w:rFonts w:ascii="Times New Roman" w:eastAsiaTheme="minorEastAsia" w:hAnsi="Times New Roman"/>
                <w:sz w:val="22"/>
                <w:szCs w:val="22"/>
              </w:rPr>
              <w:t xml:space="preserve"> (SysName)</w:t>
            </w:r>
          </w:p>
        </w:tc>
      </w:tr>
      <w:tr w:rsidR="000D4A00" w:rsidRPr="00BB7604" w14:paraId="1D9D2DE9" w14:textId="77777777" w:rsidTr="00CE2B9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46B786F5" w14:textId="77777777"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09C14358" w14:textId="77777777"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56412E61" w14:textId="7F8C577F"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Pr>
                <w:rFonts w:ascii="Times New Roman" w:eastAsiaTheme="minorEastAsia" w:hAnsi="Times New Roman"/>
                <w:sz w:val="22"/>
                <w:szCs w:val="22"/>
              </w:rPr>
              <w:t>collaterals[].collateralType</w:t>
            </w:r>
          </w:p>
        </w:tc>
      </w:tr>
      <w:tr w:rsidR="000D4A00" w:rsidRPr="00BB7604" w14:paraId="41D6B4C2" w14:textId="77777777" w:rsidTr="00CE2B9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31F701FC" w14:textId="77777777"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6C13FF2E" w14:textId="77777777"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5631715C" w14:textId="76134DD3"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Example: </w:t>
            </w:r>
            <w:r w:rsidRPr="000D4A00">
              <w:rPr>
                <w:rFonts w:ascii="Times New Roman" w:eastAsiaTheme="minorEastAsia" w:hAnsi="Times New Roman"/>
                <w:sz w:val="22"/>
                <w:szCs w:val="22"/>
                <w:lang w:val="ru-RU"/>
              </w:rPr>
              <w:t>"movableProperty"</w:t>
            </w:r>
          </w:p>
        </w:tc>
      </w:tr>
      <w:tr w:rsidR="000D4A00" w:rsidRPr="00BB7604" w14:paraId="50F907BD"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28EA84DF" w14:textId="740D180B"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rPr>
              <w:t>collaterals[].collateralTypeText</w:t>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47F81F13" w14:textId="52C11061"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14CD015C" w14:textId="3635505A"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Yes</w:t>
            </w:r>
          </w:p>
        </w:tc>
        <w:tc>
          <w:tcPr>
            <w:tcW w:w="3205" w:type="dxa"/>
            <w:tcBorders>
              <w:top w:val="single" w:sz="8" w:space="0" w:color="000000"/>
              <w:left w:val="single" w:sz="8" w:space="0" w:color="000000"/>
              <w:bottom w:val="single" w:sz="8" w:space="0" w:color="000000"/>
              <w:right w:val="single" w:sz="8" w:space="0" w:color="000000"/>
            </w:tcBorders>
          </w:tcPr>
          <w:p w14:paraId="17B9D7A7" w14:textId="2D49BEDD"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Collateral type</w:t>
            </w:r>
          </w:p>
          <w:p w14:paraId="4F92E21B" w14:textId="36EFF424"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VNM: </w:t>
            </w:r>
            <w:r w:rsidR="00DC1DE0">
              <w:rPr>
                <w:rFonts w:ascii="Times New Roman" w:eastAsiaTheme="minorEastAsia" w:hAnsi="Times New Roman"/>
                <w:sz w:val="22"/>
                <w:szCs w:val="22"/>
              </w:rPr>
              <w:t xml:space="preserve">Tên </w:t>
            </w:r>
            <w:r w:rsidRPr="00BB7604">
              <w:rPr>
                <w:rFonts w:ascii="Times New Roman" w:eastAsiaTheme="minorEastAsia" w:hAnsi="Times New Roman"/>
                <w:sz w:val="22"/>
                <w:szCs w:val="22"/>
              </w:rPr>
              <w:t>Loại TSBĐ</w:t>
            </w:r>
          </w:p>
        </w:tc>
      </w:tr>
      <w:tr w:rsidR="000D4A00" w:rsidRPr="00BB7604" w14:paraId="0E168AF2"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7CAAC702" w14:textId="77777777"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3EA18067" w14:textId="77777777"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54C7BFD1" w14:textId="1C62C085"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Asset Information → Collateral → Collateral type</w:t>
            </w:r>
          </w:p>
        </w:tc>
      </w:tr>
      <w:tr w:rsidR="000D4A00" w:rsidRPr="00BB7604" w14:paraId="7CA4D0F7"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11DD2D79" w14:textId="77777777"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6D264057" w14:textId="77777777"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6F7F2B16" w14:textId="003DC0A6"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collaterals[].collateralTypeText</w:t>
            </w:r>
          </w:p>
        </w:tc>
      </w:tr>
      <w:tr w:rsidR="000D4A00" w:rsidRPr="00BB7604" w14:paraId="4E85B776"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59F19C2C" w14:textId="77777777"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25013B59" w14:textId="77777777"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3B4E865F" w14:textId="76B67153"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lang w:val="ru-RU"/>
              </w:rPr>
              <w:t>Example: "Movable property"</w:t>
            </w:r>
          </w:p>
        </w:tc>
      </w:tr>
      <w:tr w:rsidR="000D4A00" w:rsidRPr="00BB7604" w14:paraId="12898AAD"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7ADC189C" w14:textId="59079B71"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rPr>
              <w:t>collaterals[].</w:t>
            </w:r>
            <w:r w:rsidRPr="00BB7604">
              <w:rPr>
                <w:rFonts w:ascii="Times New Roman" w:eastAsiaTheme="minorEastAsia" w:hAnsi="Times New Roman"/>
                <w:sz w:val="22"/>
                <w:szCs w:val="22"/>
                <w:lang w:val="ru-RU"/>
              </w:rPr>
              <w:t>owners</w:t>
            </w:r>
            <w:r w:rsidRPr="00BB7604">
              <w:rPr>
                <w:rFonts w:ascii="Times New Roman" w:eastAsiaTheme="minorEastAsia" w:hAnsi="Times New Roman"/>
                <w:sz w:val="22"/>
                <w:szCs w:val="22"/>
              </w:rPr>
              <w:t>[].ownerFullName</w:t>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73E2BC96" w14:textId="77777777"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p>
          <w:p w14:paraId="37187E8F" w14:textId="0BA80530"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8" w:space="0" w:color="000000"/>
              <w:bottom w:val="single" w:sz="8" w:space="0" w:color="000000"/>
              <w:right w:val="single" w:sz="8" w:space="0" w:color="000000"/>
            </w:tcBorders>
          </w:tcPr>
          <w:p w14:paraId="2A38BA56" w14:textId="5F7CFC01"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Full name</w:t>
            </w:r>
          </w:p>
          <w:p w14:paraId="64224A4E" w14:textId="389951B5"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VNM: Thông tin chủ sở hữu</w:t>
            </w:r>
          </w:p>
        </w:tc>
      </w:tr>
      <w:tr w:rsidR="000D4A00" w:rsidRPr="00BB7604" w14:paraId="6AE2219D"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4199B762" w14:textId="77777777"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411D0EB5" w14:textId="77777777"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12CA0302" w14:textId="4A5EE8AF"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Asset Information → Collateral Owners → Full Name</w:t>
            </w:r>
          </w:p>
        </w:tc>
      </w:tr>
      <w:tr w:rsidR="000D4A00" w:rsidRPr="00BB7604" w14:paraId="425A94B8"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00308597" w14:textId="77777777"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6081A794" w14:textId="77777777"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6906BBAC" w14:textId="5E7E8489"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w:t>
            </w:r>
            <w:r w:rsidRPr="00BB7604">
              <w:rPr>
                <w:rFonts w:ascii="Times New Roman" w:eastAsiaTheme="minorEastAsia" w:hAnsi="Times New Roman"/>
                <w:sz w:val="22"/>
                <w:szCs w:val="22"/>
                <w:lang w:val="ru-RU"/>
              </w:rPr>
              <w:t>owners</w:t>
            </w:r>
            <w:r w:rsidRPr="00BB7604">
              <w:rPr>
                <w:rFonts w:ascii="Times New Roman" w:eastAsiaTheme="minorEastAsia" w:hAnsi="Times New Roman"/>
                <w:sz w:val="22"/>
                <w:szCs w:val="22"/>
              </w:rPr>
              <w:t>[].ownerFullName</w:t>
            </w:r>
          </w:p>
        </w:tc>
      </w:tr>
      <w:tr w:rsidR="000D4A00" w:rsidRPr="00BB7604" w14:paraId="750A4906"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28082B84" w14:textId="77777777"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5C7A242B" w14:textId="77777777"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54CA6ED2" w14:textId="279DFEAE" w:rsidR="000D4A00" w:rsidRPr="00BB7604" w:rsidRDefault="000D4A00" w:rsidP="000D4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Example: Trần Thị Lan</w:t>
            </w:r>
          </w:p>
        </w:tc>
      </w:tr>
      <w:tr w:rsidR="001536D7" w:rsidRPr="00BB7604" w14:paraId="510DE8B5" w14:textId="77777777" w:rsidTr="005A1C26">
        <w:tblPrEx>
          <w:tblBorders>
            <w:top w:val="none" w:sz="0" w:space="0" w:color="auto"/>
          </w:tblBorders>
        </w:tblPrEx>
        <w:tc>
          <w:tcPr>
            <w:tcW w:w="3207" w:type="dxa"/>
            <w:vMerge w:val="restart"/>
            <w:tcBorders>
              <w:left w:val="single" w:sz="8" w:space="0" w:color="000000"/>
              <w:right w:val="single" w:sz="8" w:space="0" w:color="000000"/>
            </w:tcBorders>
            <w:tcMar>
              <w:top w:w="80" w:type="nil"/>
              <w:left w:w="80" w:type="nil"/>
              <w:bottom w:w="80" w:type="nil"/>
              <w:right w:w="80" w:type="nil"/>
            </w:tcMar>
          </w:tcPr>
          <w:p w14:paraId="0E983DAA" w14:textId="53322404"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commentRangeStart w:id="79"/>
            <w:commentRangeStart w:id="80"/>
            <w:r w:rsidRPr="00BB7604">
              <w:rPr>
                <w:rFonts w:ascii="Times New Roman" w:eastAsiaTheme="minorEastAsia" w:hAnsi="Times New Roman"/>
                <w:sz w:val="22"/>
                <w:szCs w:val="22"/>
              </w:rPr>
              <w:t>collaterals[].</w:t>
            </w:r>
            <w:r w:rsidRPr="00BB7604">
              <w:rPr>
                <w:rFonts w:ascii="Times New Roman" w:eastAsiaTheme="minorEastAsia" w:hAnsi="Times New Roman"/>
                <w:sz w:val="22"/>
                <w:szCs w:val="22"/>
                <w:lang w:val="ru-RU"/>
              </w:rPr>
              <w:t>owners</w:t>
            </w:r>
            <w:r w:rsidRPr="00BB7604">
              <w:rPr>
                <w:rFonts w:ascii="Times New Roman" w:eastAsiaTheme="minorEastAsia" w:hAnsi="Times New Roman"/>
                <w:sz w:val="22"/>
                <w:szCs w:val="22"/>
              </w:rPr>
              <w:t>[].relationshipType</w:t>
            </w:r>
            <w:commentRangeEnd w:id="79"/>
            <w:r>
              <w:rPr>
                <w:rStyle w:val="CommentReference"/>
              </w:rPr>
              <w:commentReference w:id="79"/>
            </w:r>
            <w:commentRangeEnd w:id="80"/>
            <w:r>
              <w:rPr>
                <w:rStyle w:val="CommentReference"/>
              </w:rPr>
              <w:commentReference w:id="80"/>
            </w:r>
          </w:p>
        </w:tc>
        <w:tc>
          <w:tcPr>
            <w:tcW w:w="3205" w:type="dxa"/>
            <w:vMerge w:val="restart"/>
            <w:tcBorders>
              <w:left w:val="single" w:sz="8" w:space="0" w:color="000000"/>
              <w:right w:val="single" w:sz="8" w:space="0" w:color="000000"/>
            </w:tcBorders>
            <w:tcMar>
              <w:top w:w="80" w:type="nil"/>
              <w:left w:w="80" w:type="nil"/>
              <w:bottom w:w="80" w:type="nil"/>
              <w:right w:w="80" w:type="nil"/>
            </w:tcMar>
          </w:tcPr>
          <w:p w14:paraId="46F8BAA9"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01826214" w14:textId="4F1DC288"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8" w:space="0" w:color="000000"/>
              <w:bottom w:val="single" w:sz="8" w:space="0" w:color="000000"/>
              <w:right w:val="single" w:sz="8" w:space="0" w:color="000000"/>
            </w:tcBorders>
          </w:tcPr>
          <w:p w14:paraId="43BCACC7"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Relationship with Borrower</w:t>
            </w:r>
          </w:p>
          <w:p w14:paraId="01F9390A" w14:textId="383D322C"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VNM: Mối quan hệ giữa Chủ TSBĐ với KH</w:t>
            </w:r>
          </w:p>
        </w:tc>
      </w:tr>
      <w:tr w:rsidR="001536D7" w:rsidRPr="00BB7604" w14:paraId="7E8D1C38"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1DA55650"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6AECEB2A"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1E069BA0" w14:textId="1EBAA0B2"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Asset Information → Collateral Owners → </w:t>
            </w:r>
            <w:r w:rsidRPr="00BB7604">
              <w:rPr>
                <w:rFonts w:ascii="Times New Roman" w:hAnsi="Times New Roman"/>
                <w:bCs/>
                <w:color w:val="000000"/>
                <w:sz w:val="22"/>
                <w:szCs w:val="22"/>
              </w:rPr>
              <w:t>Relationship with Borrower</w:t>
            </w:r>
          </w:p>
        </w:tc>
      </w:tr>
      <w:tr w:rsidR="001536D7" w:rsidRPr="00BB7604" w14:paraId="68738423"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06807B0C"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09FD21A7"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4F00B02D" w14:textId="209482AA"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w:t>
            </w:r>
            <w:r w:rsidRPr="00BB7604">
              <w:rPr>
                <w:rFonts w:ascii="Times New Roman" w:eastAsiaTheme="minorEastAsia" w:hAnsi="Times New Roman"/>
                <w:sz w:val="22"/>
                <w:szCs w:val="22"/>
                <w:lang w:val="ru-RU"/>
              </w:rPr>
              <w:t>owners</w:t>
            </w:r>
            <w:r>
              <w:rPr>
                <w:rFonts w:ascii="Times New Roman" w:eastAsiaTheme="minorEastAsia" w:hAnsi="Times New Roman"/>
                <w:sz w:val="22"/>
                <w:szCs w:val="22"/>
              </w:rPr>
              <w:t>[].relationshipType</w:t>
            </w:r>
            <w:r w:rsidR="00497874">
              <w:rPr>
                <w:rFonts w:ascii="Times New Roman" w:eastAsiaTheme="minorEastAsia" w:hAnsi="Times New Roman"/>
                <w:sz w:val="22"/>
                <w:szCs w:val="22"/>
              </w:rPr>
              <w:t xml:space="preserve"> (</w:t>
            </w:r>
            <w:r w:rsidR="00AD277B">
              <w:rPr>
                <w:rFonts w:ascii="Times New Roman" w:eastAsiaTheme="minorEastAsia" w:hAnsi="Times New Roman"/>
                <w:sz w:val="22"/>
                <w:szCs w:val="22"/>
              </w:rPr>
              <w:t>S</w:t>
            </w:r>
            <w:r w:rsidR="00497874">
              <w:rPr>
                <w:rFonts w:ascii="Times New Roman" w:eastAsiaTheme="minorEastAsia" w:hAnsi="Times New Roman"/>
                <w:sz w:val="22"/>
                <w:szCs w:val="22"/>
              </w:rPr>
              <w:t>ys</w:t>
            </w:r>
            <w:r w:rsidR="00AD277B">
              <w:rPr>
                <w:rFonts w:ascii="Times New Roman" w:eastAsiaTheme="minorEastAsia" w:hAnsi="Times New Roman"/>
                <w:sz w:val="22"/>
                <w:szCs w:val="22"/>
              </w:rPr>
              <w:t>N</w:t>
            </w:r>
            <w:r w:rsidR="00497874">
              <w:rPr>
                <w:rFonts w:ascii="Times New Roman" w:eastAsiaTheme="minorEastAsia" w:hAnsi="Times New Roman"/>
                <w:sz w:val="22"/>
                <w:szCs w:val="22"/>
              </w:rPr>
              <w:t>ame)</w:t>
            </w:r>
          </w:p>
        </w:tc>
      </w:tr>
      <w:tr w:rsidR="001536D7" w:rsidRPr="00BB7604" w14:paraId="1A84601D"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32A13218"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6D0B9477"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704B7996" w14:textId="2AA6FFDC"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Example: </w:t>
            </w:r>
            <w:r w:rsidRPr="00BB7604">
              <w:rPr>
                <w:rFonts w:ascii="Times New Roman" w:eastAsiaTheme="minorEastAsia" w:hAnsi="Times New Roman"/>
                <w:sz w:val="22"/>
                <w:szCs w:val="22"/>
              </w:rPr>
              <w:t xml:space="preserve"> </w:t>
            </w:r>
            <w:r w:rsidRPr="001536D7">
              <w:rPr>
                <w:rFonts w:ascii="Times New Roman" w:eastAsiaTheme="minorEastAsia" w:hAnsi="Times New Roman"/>
                <w:sz w:val="22"/>
                <w:szCs w:val="22"/>
                <w:lang w:val="ru-RU"/>
              </w:rPr>
              <w:t>"client"</w:t>
            </w:r>
          </w:p>
        </w:tc>
      </w:tr>
      <w:tr w:rsidR="001536D7" w:rsidRPr="00BB7604" w14:paraId="685B67D7" w14:textId="77777777" w:rsidTr="005A1C26">
        <w:tblPrEx>
          <w:tblBorders>
            <w:top w:val="none" w:sz="0" w:space="0" w:color="auto"/>
          </w:tblBorders>
        </w:tblPrEx>
        <w:tc>
          <w:tcPr>
            <w:tcW w:w="3207" w:type="dxa"/>
            <w:vMerge w:val="restart"/>
            <w:tcBorders>
              <w:left w:val="single" w:sz="8" w:space="0" w:color="000000"/>
              <w:right w:val="single" w:sz="8" w:space="0" w:color="000000"/>
            </w:tcBorders>
            <w:tcMar>
              <w:top w:w="80" w:type="nil"/>
              <w:left w:w="80" w:type="nil"/>
              <w:bottom w:w="80" w:type="nil"/>
              <w:right w:w="80" w:type="nil"/>
            </w:tcMar>
          </w:tcPr>
          <w:p w14:paraId="26A06A1C" w14:textId="3DB5302F"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rPr>
              <w:t>collaterals[].</w:t>
            </w:r>
            <w:r w:rsidRPr="00BB7604">
              <w:rPr>
                <w:rFonts w:ascii="Times New Roman" w:eastAsiaTheme="minorEastAsia" w:hAnsi="Times New Roman"/>
                <w:sz w:val="22"/>
                <w:szCs w:val="22"/>
                <w:lang w:val="ru-RU"/>
              </w:rPr>
              <w:t>owners</w:t>
            </w:r>
            <w:r w:rsidRPr="00BB7604">
              <w:rPr>
                <w:rFonts w:ascii="Times New Roman" w:eastAsiaTheme="minorEastAsia" w:hAnsi="Times New Roman"/>
                <w:sz w:val="22"/>
                <w:szCs w:val="22"/>
              </w:rPr>
              <w:t>[].relationshipTypeText</w:t>
            </w:r>
          </w:p>
        </w:tc>
        <w:tc>
          <w:tcPr>
            <w:tcW w:w="3205" w:type="dxa"/>
            <w:vMerge w:val="restart"/>
            <w:tcBorders>
              <w:left w:val="single" w:sz="8" w:space="0" w:color="000000"/>
              <w:right w:val="single" w:sz="8" w:space="0" w:color="000000"/>
            </w:tcBorders>
            <w:tcMar>
              <w:top w:w="80" w:type="nil"/>
              <w:left w:w="80" w:type="nil"/>
              <w:bottom w:w="80" w:type="nil"/>
              <w:right w:w="80" w:type="nil"/>
            </w:tcMar>
          </w:tcPr>
          <w:p w14:paraId="27C00F4F" w14:textId="05B10084"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4E86EE6B" w14:textId="5A0B067F"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8" w:space="0" w:color="000000"/>
              <w:bottom w:val="single" w:sz="8" w:space="0" w:color="000000"/>
              <w:right w:val="single" w:sz="8" w:space="0" w:color="000000"/>
            </w:tcBorders>
          </w:tcPr>
          <w:p w14:paraId="4C049E6F" w14:textId="5B8C39BF"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Relationship with Borrower</w:t>
            </w:r>
          </w:p>
          <w:p w14:paraId="17B07A95" w14:textId="44BD8A04"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rPr>
              <w:t>VNM: Mối quan hệ giữa Chủ TSBĐ với KH</w:t>
            </w:r>
          </w:p>
        </w:tc>
      </w:tr>
      <w:tr w:rsidR="001536D7" w:rsidRPr="00BB7604" w14:paraId="0835AB81"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15AB8869"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709CEDCC"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4F5B9A27" w14:textId="6065F7DF"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rPr>
              <w:t xml:space="preserve">Asset Information → Collateral Owners → </w:t>
            </w:r>
            <w:r w:rsidRPr="00BB7604">
              <w:rPr>
                <w:rFonts w:ascii="Times New Roman" w:hAnsi="Times New Roman"/>
                <w:bCs/>
                <w:color w:val="000000"/>
                <w:sz w:val="22"/>
                <w:szCs w:val="22"/>
              </w:rPr>
              <w:t>Relationship with Borrower</w:t>
            </w:r>
          </w:p>
        </w:tc>
      </w:tr>
      <w:tr w:rsidR="001536D7" w:rsidRPr="00BB7604" w14:paraId="3130233B"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0E012578"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5D072982"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76D053EA" w14:textId="1CF984DB"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rPr>
              <w:t>collaterals[].</w:t>
            </w:r>
            <w:r w:rsidRPr="00BB7604">
              <w:rPr>
                <w:rFonts w:ascii="Times New Roman" w:eastAsiaTheme="minorEastAsia" w:hAnsi="Times New Roman"/>
                <w:sz w:val="22"/>
                <w:szCs w:val="22"/>
                <w:lang w:val="ru-RU"/>
              </w:rPr>
              <w:t>owners</w:t>
            </w:r>
            <w:r w:rsidRPr="00BB7604">
              <w:rPr>
                <w:rFonts w:ascii="Times New Roman" w:eastAsiaTheme="minorEastAsia" w:hAnsi="Times New Roman"/>
                <w:sz w:val="22"/>
                <w:szCs w:val="22"/>
              </w:rPr>
              <w:t>[].relationshipTypeText</w:t>
            </w:r>
          </w:p>
        </w:tc>
      </w:tr>
      <w:tr w:rsidR="001536D7" w:rsidRPr="00BB7604" w14:paraId="2470ADBF"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1EC46594"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6F799BC1"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275935C6" w14:textId="2C8AEA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lang w:val="ru-RU"/>
              </w:rPr>
              <w:t xml:space="preserve">Example: </w:t>
            </w:r>
            <w:r w:rsidRPr="00BB7604">
              <w:rPr>
                <w:rFonts w:ascii="Times New Roman" w:eastAsiaTheme="minorEastAsia" w:hAnsi="Times New Roman"/>
                <w:sz w:val="22"/>
                <w:szCs w:val="22"/>
              </w:rPr>
              <w:t xml:space="preserve"> </w:t>
            </w:r>
            <w:r w:rsidRPr="00BB7604">
              <w:rPr>
                <w:rFonts w:ascii="Times New Roman" w:eastAsiaTheme="minorEastAsia" w:hAnsi="Times New Roman"/>
                <w:sz w:val="22"/>
                <w:szCs w:val="22"/>
                <w:lang w:val="ru-RU"/>
              </w:rPr>
              <w:t>"Client"</w:t>
            </w:r>
          </w:p>
        </w:tc>
      </w:tr>
      <w:tr w:rsidR="001536D7" w:rsidRPr="00BB7604" w14:paraId="153D1A60"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11C63070" w14:textId="54DC0D13"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4F1DD5">
              <w:rPr>
                <w:rFonts w:ascii="Times New Roman" w:eastAsiaTheme="minorEastAsia" w:hAnsi="Times New Roman"/>
                <w:sz w:val="22"/>
                <w:szCs w:val="22"/>
                <w:lang w:val="ru-RU"/>
              </w:rPr>
              <w:t>collaterals[].</w:t>
            </w:r>
            <w:commentRangeStart w:id="81"/>
            <w:commentRangeStart w:id="82"/>
            <w:commentRangeStart w:id="83"/>
            <w:r w:rsidRPr="004F1DD5">
              <w:rPr>
                <w:rFonts w:ascii="Times New Roman" w:eastAsiaTheme="minorEastAsia" w:hAnsi="Times New Roman"/>
                <w:sz w:val="22"/>
                <w:szCs w:val="22"/>
                <w:lang w:val="ru-RU"/>
              </w:rPr>
              <w:t>collateralCode</w:t>
            </w:r>
            <w:commentRangeEnd w:id="81"/>
            <w:r w:rsidR="00F03B62">
              <w:rPr>
                <w:rStyle w:val="CommentReference"/>
              </w:rPr>
              <w:commentReference w:id="81"/>
            </w:r>
            <w:commentRangeEnd w:id="82"/>
            <w:r w:rsidR="0091219A">
              <w:rPr>
                <w:rStyle w:val="CommentReference"/>
              </w:rPr>
              <w:commentReference w:id="82"/>
            </w:r>
            <w:commentRangeEnd w:id="83"/>
            <w:r w:rsidR="000A3874">
              <w:rPr>
                <w:rStyle w:val="CommentReference"/>
              </w:rPr>
              <w:commentReference w:id="83"/>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0C912CC3"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6A7961B9" w14:textId="386EDCDA"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8" w:space="0" w:color="000000"/>
              <w:bottom w:val="single" w:sz="8" w:space="0" w:color="000000"/>
              <w:right w:val="single" w:sz="8" w:space="0" w:color="000000"/>
            </w:tcBorders>
          </w:tcPr>
          <w:p w14:paraId="2FA19FE9" w14:textId="091C4E38"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Collateral code</w:t>
            </w:r>
          </w:p>
          <w:p w14:paraId="4DA6DB6F" w14:textId="23773AB4"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VNM: Mã tài sản bảo đảm</w:t>
            </w:r>
          </w:p>
        </w:tc>
      </w:tr>
      <w:tr w:rsidR="001536D7" w:rsidRPr="00BB7604" w14:paraId="327319E5"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6429A1AD"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2C2C4AA8"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3A38DC95" w14:textId="094ACB96"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4F1DD5">
              <w:rPr>
                <w:rFonts w:ascii="Times New Roman" w:eastAsiaTheme="minorEastAsia" w:hAnsi="Times New Roman"/>
                <w:sz w:val="22"/>
                <w:szCs w:val="22"/>
              </w:rPr>
              <w:t>Asset Information → Collateral → Collateral code</w:t>
            </w:r>
          </w:p>
        </w:tc>
      </w:tr>
      <w:tr w:rsidR="001536D7" w:rsidRPr="00BB7604" w14:paraId="141E72CD"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04B530E6"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36219EB4"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42D22D3E" w14:textId="099212EA"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r>
      <w:tr w:rsidR="001536D7" w:rsidRPr="00BB7604" w14:paraId="3D327399"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6F26DCB0"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40ED514F"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6B5529D3" w14:textId="0D16262E"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Example: </w:t>
            </w:r>
            <w:r w:rsidRPr="004F1DD5">
              <w:rPr>
                <w:rFonts w:ascii="Times New Roman" w:eastAsiaTheme="minorEastAsia" w:hAnsi="Times New Roman"/>
                <w:sz w:val="22"/>
                <w:szCs w:val="22"/>
                <w:lang w:val="ru-RU"/>
              </w:rPr>
              <w:t>"112233"</w:t>
            </w:r>
          </w:p>
        </w:tc>
      </w:tr>
      <w:tr w:rsidR="001536D7" w:rsidRPr="00BB7604" w14:paraId="71E08864" w14:textId="77777777" w:rsidTr="005A1C26">
        <w:tblPrEx>
          <w:tblBorders>
            <w:top w:val="none" w:sz="0" w:space="0" w:color="auto"/>
          </w:tblBorders>
        </w:tblPrEx>
        <w:tc>
          <w:tcPr>
            <w:tcW w:w="3207" w:type="dxa"/>
            <w:vMerge w:val="restart"/>
            <w:tcBorders>
              <w:left w:val="single" w:sz="8" w:space="0" w:color="000000"/>
              <w:right w:val="single" w:sz="8" w:space="0" w:color="000000"/>
            </w:tcBorders>
            <w:tcMar>
              <w:top w:w="80" w:type="nil"/>
              <w:left w:w="80" w:type="nil"/>
              <w:bottom w:w="80" w:type="nil"/>
              <w:right w:w="80" w:type="nil"/>
            </w:tcMar>
          </w:tcPr>
          <w:p w14:paraId="53897671" w14:textId="28DC6B69"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collaterals[].collateralDescription</w:t>
            </w:r>
          </w:p>
        </w:tc>
        <w:tc>
          <w:tcPr>
            <w:tcW w:w="3205" w:type="dxa"/>
            <w:vMerge w:val="restart"/>
            <w:tcBorders>
              <w:left w:val="single" w:sz="8" w:space="0" w:color="000000"/>
              <w:right w:val="single" w:sz="8" w:space="0" w:color="000000"/>
            </w:tcBorders>
            <w:tcMar>
              <w:top w:w="80" w:type="nil"/>
              <w:left w:w="80" w:type="nil"/>
              <w:bottom w:w="80" w:type="nil"/>
              <w:right w:w="80" w:type="nil"/>
            </w:tcMar>
          </w:tcPr>
          <w:p w14:paraId="4AE57C0F"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p>
          <w:p w14:paraId="018ABEAA" w14:textId="6EADAEAD"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8" w:space="0" w:color="000000"/>
              <w:bottom w:val="single" w:sz="8" w:space="0" w:color="000000"/>
              <w:right w:val="single" w:sz="8" w:space="0" w:color="000000"/>
            </w:tcBorders>
          </w:tcPr>
          <w:p w14:paraId="6601BF3F" w14:textId="2EEA6FD0"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Collateral Description</w:t>
            </w:r>
          </w:p>
          <w:p w14:paraId="0661D2CC" w14:textId="360FA1A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rPr>
              <w:t>VNM: Mô tả tài sản</w:t>
            </w:r>
          </w:p>
        </w:tc>
      </w:tr>
      <w:tr w:rsidR="001536D7" w:rsidRPr="00BB7604" w14:paraId="206AF285"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4DDD4B94"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3DA9524B"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23C6E5CF" w14:textId="5B61CF8B"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rPr>
              <w:t xml:space="preserve">Asset Information → </w:t>
            </w:r>
            <w:r w:rsidRPr="004F1DD5">
              <w:rPr>
                <w:rFonts w:ascii="Times New Roman" w:eastAsiaTheme="minorEastAsia" w:hAnsi="Times New Roman"/>
                <w:sz w:val="22"/>
                <w:szCs w:val="22"/>
              </w:rPr>
              <w:t xml:space="preserve">Collateral </w:t>
            </w:r>
            <w:r w:rsidRPr="00BB7604">
              <w:rPr>
                <w:rFonts w:ascii="Times New Roman" w:eastAsiaTheme="minorEastAsia" w:hAnsi="Times New Roman"/>
                <w:sz w:val="22"/>
                <w:szCs w:val="22"/>
              </w:rPr>
              <w:t>→ Property Information → Collateral Description</w:t>
            </w:r>
          </w:p>
        </w:tc>
      </w:tr>
      <w:tr w:rsidR="001536D7" w:rsidRPr="00BB7604" w14:paraId="6DE4F57A"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41E69442"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45D28DCE"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3996EBE8" w14:textId="613730D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rPr>
              <w:t>collaterals[].</w:t>
            </w:r>
            <w:r w:rsidRPr="00BB7604">
              <w:rPr>
                <w:rFonts w:ascii="Times New Roman" w:hAnsi="Times New Roman"/>
                <w:bCs/>
                <w:color w:val="000000"/>
                <w:sz w:val="22"/>
                <w:szCs w:val="22"/>
              </w:rPr>
              <w:t>collateralDescription</w:t>
            </w:r>
          </w:p>
        </w:tc>
      </w:tr>
      <w:tr w:rsidR="001536D7" w:rsidRPr="00BB7604" w14:paraId="71689E5E"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03AA2D21"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3291FC5E"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258B7086" w14:textId="0D367F69"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lang w:val="ru-RU"/>
              </w:rPr>
              <w:t xml:space="preserve">Example: </w:t>
            </w:r>
            <w:r w:rsidRPr="00BB7604">
              <w:rPr>
                <w:rFonts w:ascii="Times New Roman" w:eastAsiaTheme="minorEastAsia" w:hAnsi="Times New Roman"/>
                <w:sz w:val="22"/>
                <w:szCs w:val="22"/>
              </w:rPr>
              <w:t>Text</w:t>
            </w:r>
          </w:p>
        </w:tc>
      </w:tr>
      <w:tr w:rsidR="001536D7" w:rsidRPr="00BB7604" w14:paraId="2239DC53" w14:textId="77777777" w:rsidTr="005A1C26">
        <w:tblPrEx>
          <w:tblBorders>
            <w:top w:val="none" w:sz="0" w:space="0" w:color="auto"/>
          </w:tblBorders>
        </w:tblPrEx>
        <w:tc>
          <w:tcPr>
            <w:tcW w:w="3207" w:type="dxa"/>
            <w:vMerge w:val="restart"/>
            <w:tcBorders>
              <w:left w:val="single" w:sz="8" w:space="0" w:color="000000"/>
              <w:right w:val="single" w:sz="8" w:space="0" w:color="000000"/>
            </w:tcBorders>
            <w:tcMar>
              <w:top w:w="80" w:type="nil"/>
              <w:left w:w="80" w:type="nil"/>
              <w:bottom w:w="80" w:type="nil"/>
              <w:right w:w="80" w:type="nil"/>
            </w:tcMar>
          </w:tcPr>
          <w:p w14:paraId="5590663F" w14:textId="3B014283"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collaterals[].estimatedValue</w:t>
            </w:r>
          </w:p>
        </w:tc>
        <w:tc>
          <w:tcPr>
            <w:tcW w:w="3205" w:type="dxa"/>
            <w:vMerge w:val="restart"/>
            <w:tcBorders>
              <w:left w:val="single" w:sz="8" w:space="0" w:color="000000"/>
              <w:right w:val="single" w:sz="8" w:space="0" w:color="000000"/>
            </w:tcBorders>
            <w:tcMar>
              <w:top w:w="80" w:type="nil"/>
              <w:left w:w="80" w:type="nil"/>
              <w:bottom w:w="80" w:type="nil"/>
              <w:right w:w="80" w:type="nil"/>
            </w:tcMar>
          </w:tcPr>
          <w:p w14:paraId="1760DFD5" w14:textId="2488F489"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Number</w:t>
            </w:r>
          </w:p>
          <w:p w14:paraId="26169BCB" w14:textId="23E9833A"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8" w:space="0" w:color="000000"/>
              <w:bottom w:val="single" w:sz="8" w:space="0" w:color="000000"/>
              <w:right w:val="single" w:sz="8" w:space="0" w:color="000000"/>
            </w:tcBorders>
          </w:tcPr>
          <w:p w14:paraId="58EBA22E" w14:textId="46BC3A5C"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Estimated Value</w:t>
            </w:r>
          </w:p>
          <w:p w14:paraId="4C638D8B" w14:textId="550EF5D3"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VNM: Giá trị tài sản cấp tín dụng</w:t>
            </w:r>
          </w:p>
        </w:tc>
      </w:tr>
      <w:tr w:rsidR="001536D7" w:rsidRPr="00BB7604" w14:paraId="35121AAB"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20C612ED"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69D0DF78"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0D19E27A" w14:textId="2348E9FC"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rPr>
              <w:t xml:space="preserve">Asset Information → </w:t>
            </w:r>
            <w:r w:rsidRPr="004F1DD5">
              <w:rPr>
                <w:rFonts w:ascii="Times New Roman" w:eastAsiaTheme="minorEastAsia" w:hAnsi="Times New Roman"/>
                <w:sz w:val="22"/>
                <w:szCs w:val="22"/>
              </w:rPr>
              <w:t xml:space="preserve">Collateral </w:t>
            </w:r>
            <w:r w:rsidRPr="00BB7604">
              <w:rPr>
                <w:rFonts w:ascii="Times New Roman" w:eastAsiaTheme="minorEastAsia" w:hAnsi="Times New Roman"/>
                <w:sz w:val="22"/>
                <w:szCs w:val="22"/>
              </w:rPr>
              <w:t>→ Pricing Information → Estimated Value</w:t>
            </w:r>
          </w:p>
        </w:tc>
      </w:tr>
      <w:tr w:rsidR="001536D7" w:rsidRPr="00BB7604" w14:paraId="2933DD3B"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1295DC61"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1A3428F1"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5E1365C3" w14:textId="6ECFAA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rPr>
              <w:t>collaterals[].</w:t>
            </w:r>
            <w:r w:rsidRPr="00BB7604">
              <w:rPr>
                <w:rFonts w:ascii="Times New Roman" w:hAnsi="Times New Roman"/>
                <w:bCs/>
                <w:color w:val="000000"/>
                <w:sz w:val="22"/>
                <w:szCs w:val="22"/>
              </w:rPr>
              <w:t>estimatedValue</w:t>
            </w:r>
          </w:p>
        </w:tc>
      </w:tr>
      <w:tr w:rsidR="001536D7" w:rsidRPr="00BB7604" w14:paraId="0850F295" w14:textId="77777777" w:rsidTr="0062748F">
        <w:tblPrEx>
          <w:tblBorders>
            <w:top w:val="none" w:sz="0" w:space="0" w:color="auto"/>
          </w:tblBorders>
        </w:tblPrEx>
        <w:tc>
          <w:tcPr>
            <w:tcW w:w="3207" w:type="dxa"/>
            <w:vMerge/>
            <w:tcBorders>
              <w:left w:val="single" w:sz="8" w:space="0" w:color="000000"/>
              <w:bottom w:val="single" w:sz="4" w:space="0" w:color="auto"/>
              <w:right w:val="single" w:sz="8" w:space="0" w:color="000000"/>
            </w:tcBorders>
            <w:tcMar>
              <w:top w:w="80" w:type="nil"/>
              <w:left w:w="80" w:type="nil"/>
              <w:bottom w:w="80" w:type="nil"/>
              <w:right w:w="80" w:type="nil"/>
            </w:tcMar>
          </w:tcPr>
          <w:p w14:paraId="45BAEFC8"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4" w:space="0" w:color="auto"/>
              <w:right w:val="single" w:sz="8" w:space="0" w:color="000000"/>
            </w:tcBorders>
            <w:tcMar>
              <w:top w:w="80" w:type="nil"/>
              <w:left w:w="80" w:type="nil"/>
              <w:bottom w:w="80" w:type="nil"/>
              <w:right w:w="80" w:type="nil"/>
            </w:tcMar>
          </w:tcPr>
          <w:p w14:paraId="2F8DB335" w14:textId="77777777"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4" w:space="0" w:color="auto"/>
              <w:right w:val="single" w:sz="8" w:space="0" w:color="000000"/>
            </w:tcBorders>
          </w:tcPr>
          <w:p w14:paraId="6A20D324" w14:textId="6D77022F" w:rsidR="001536D7" w:rsidRPr="00BB7604" w:rsidRDefault="001536D7" w:rsidP="00153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lang w:val="ru-RU"/>
              </w:rPr>
              <w:t xml:space="preserve">Example: </w:t>
            </w:r>
            <w:r w:rsidRPr="00BB7604">
              <w:rPr>
                <w:rFonts w:ascii="Times New Roman" w:eastAsiaTheme="minorEastAsia" w:hAnsi="Times New Roman"/>
                <w:sz w:val="22"/>
                <w:szCs w:val="22"/>
              </w:rPr>
              <w:t>87656</w:t>
            </w:r>
          </w:p>
        </w:tc>
      </w:tr>
      <w:tr w:rsidR="0062748F" w:rsidRPr="00BB7604" w14:paraId="22E5D81E" w14:textId="77777777" w:rsidTr="00B052B3">
        <w:tblPrEx>
          <w:tblBorders>
            <w:top w:val="none" w:sz="0" w:space="0" w:color="auto"/>
          </w:tblBorders>
        </w:tblPrEx>
        <w:tc>
          <w:tcPr>
            <w:tcW w:w="3207" w:type="dxa"/>
            <w:vMerge w:val="restart"/>
            <w:tcBorders>
              <w:top w:val="single" w:sz="4" w:space="0" w:color="auto"/>
              <w:left w:val="single" w:sz="4" w:space="0" w:color="auto"/>
              <w:right w:val="single" w:sz="4" w:space="0" w:color="auto"/>
            </w:tcBorders>
            <w:tcMar>
              <w:top w:w="80" w:type="nil"/>
              <w:left w:w="80" w:type="nil"/>
              <w:bottom w:w="80" w:type="nil"/>
              <w:right w:w="80" w:type="nil"/>
            </w:tcMar>
          </w:tcPr>
          <w:p w14:paraId="40ADE15F" w14:textId="2A9B6FDD"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commentRangeStart w:id="84"/>
            <w:commentRangeStart w:id="85"/>
            <w:r w:rsidRPr="00BB7604">
              <w:rPr>
                <w:rFonts w:ascii="Times New Roman" w:eastAsiaTheme="minorEastAsia" w:hAnsi="Times New Roman"/>
                <w:sz w:val="22"/>
                <w:szCs w:val="22"/>
              </w:rPr>
              <w:t>collaterals[].</w:t>
            </w:r>
            <w:r w:rsidRPr="00BB7604">
              <w:rPr>
                <w:rFonts w:ascii="Times New Roman" w:hAnsi="Times New Roman"/>
                <w:bCs/>
                <w:color w:val="000000"/>
                <w:sz w:val="22"/>
                <w:szCs w:val="22"/>
              </w:rPr>
              <w:t>vehicleType</w:t>
            </w:r>
            <w:commentRangeEnd w:id="84"/>
            <w:r>
              <w:rPr>
                <w:rStyle w:val="CommentReference"/>
              </w:rPr>
              <w:commentReference w:id="84"/>
            </w:r>
            <w:commentRangeEnd w:id="85"/>
            <w:r>
              <w:rPr>
                <w:rStyle w:val="CommentReference"/>
              </w:rPr>
              <w:commentReference w:id="85"/>
            </w:r>
          </w:p>
        </w:tc>
        <w:tc>
          <w:tcPr>
            <w:tcW w:w="3205" w:type="dxa"/>
            <w:vMerge w:val="restart"/>
            <w:tcBorders>
              <w:top w:val="single" w:sz="4" w:space="0" w:color="auto"/>
              <w:left w:val="single" w:sz="4" w:space="0" w:color="auto"/>
              <w:right w:val="single" w:sz="4" w:space="0" w:color="auto"/>
            </w:tcBorders>
            <w:tcMar>
              <w:top w:w="80" w:type="nil"/>
              <w:left w:w="80" w:type="nil"/>
              <w:bottom w:w="80" w:type="nil"/>
              <w:right w:w="80" w:type="nil"/>
            </w:tcMar>
          </w:tcPr>
          <w:p w14:paraId="06FA8104"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p>
          <w:p w14:paraId="69ABCF87" w14:textId="53341E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4" w:space="0" w:color="auto"/>
              <w:left w:val="single" w:sz="4" w:space="0" w:color="auto"/>
              <w:bottom w:val="single" w:sz="4" w:space="0" w:color="auto"/>
              <w:right w:val="single" w:sz="4" w:space="0" w:color="auto"/>
            </w:tcBorders>
          </w:tcPr>
          <w:p w14:paraId="118194EC"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Vehicle Type</w:t>
            </w:r>
          </w:p>
          <w:p w14:paraId="7F455BF6" w14:textId="333AE578"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VNM: Loại xe</w:t>
            </w:r>
          </w:p>
        </w:tc>
      </w:tr>
      <w:tr w:rsidR="0062748F" w:rsidRPr="00BB7604" w14:paraId="208C2491" w14:textId="77777777" w:rsidTr="00B052B3">
        <w:tblPrEx>
          <w:tblBorders>
            <w:top w:val="none" w:sz="0" w:space="0" w:color="auto"/>
          </w:tblBorders>
        </w:tblPrEx>
        <w:tc>
          <w:tcPr>
            <w:tcW w:w="3207" w:type="dxa"/>
            <w:vMerge/>
            <w:tcBorders>
              <w:left w:val="single" w:sz="4" w:space="0" w:color="auto"/>
              <w:right w:val="single" w:sz="4" w:space="0" w:color="auto"/>
            </w:tcBorders>
            <w:tcMar>
              <w:top w:w="80" w:type="nil"/>
              <w:left w:w="80" w:type="nil"/>
              <w:bottom w:w="80" w:type="nil"/>
              <w:right w:w="80" w:type="nil"/>
            </w:tcMar>
          </w:tcPr>
          <w:p w14:paraId="66A0B22A"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3DDFE919"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51FE36E1" w14:textId="18EF2475"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Asset Information → </w:t>
            </w:r>
            <w:r w:rsidRPr="004F1DD5">
              <w:rPr>
                <w:rFonts w:ascii="Times New Roman" w:eastAsiaTheme="minorEastAsia" w:hAnsi="Times New Roman"/>
                <w:sz w:val="22"/>
                <w:szCs w:val="22"/>
              </w:rPr>
              <w:t xml:space="preserve">Collateral </w:t>
            </w:r>
            <w:r w:rsidRPr="00BB7604">
              <w:rPr>
                <w:rFonts w:ascii="Times New Roman" w:eastAsiaTheme="minorEastAsia" w:hAnsi="Times New Roman"/>
                <w:sz w:val="22"/>
                <w:szCs w:val="22"/>
              </w:rPr>
              <w:t>→ Property Information → Vehicle Type</w:t>
            </w:r>
            <w:r>
              <w:rPr>
                <w:rFonts w:ascii="Times New Roman" w:eastAsiaTheme="minorEastAsia" w:hAnsi="Times New Roman"/>
                <w:sz w:val="22"/>
                <w:szCs w:val="22"/>
              </w:rPr>
              <w:t xml:space="preserve"> (SysName)</w:t>
            </w:r>
          </w:p>
        </w:tc>
      </w:tr>
      <w:tr w:rsidR="0062748F" w:rsidRPr="00BB7604" w14:paraId="6810075B" w14:textId="77777777" w:rsidTr="00B052B3">
        <w:tblPrEx>
          <w:tblBorders>
            <w:top w:val="none" w:sz="0" w:space="0" w:color="auto"/>
          </w:tblBorders>
        </w:tblPrEx>
        <w:tc>
          <w:tcPr>
            <w:tcW w:w="3207" w:type="dxa"/>
            <w:vMerge/>
            <w:tcBorders>
              <w:left w:val="single" w:sz="4" w:space="0" w:color="auto"/>
              <w:right w:val="single" w:sz="4" w:space="0" w:color="auto"/>
            </w:tcBorders>
            <w:tcMar>
              <w:top w:w="80" w:type="nil"/>
              <w:left w:w="80" w:type="nil"/>
              <w:bottom w:w="80" w:type="nil"/>
              <w:right w:w="80" w:type="nil"/>
            </w:tcMar>
          </w:tcPr>
          <w:p w14:paraId="3B638573"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74035E26"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403FBBAF" w14:textId="2056643B"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w:t>
            </w:r>
            <w:r>
              <w:rPr>
                <w:rFonts w:ascii="Times New Roman" w:hAnsi="Times New Roman"/>
                <w:bCs/>
                <w:color w:val="000000"/>
                <w:sz w:val="22"/>
                <w:szCs w:val="22"/>
              </w:rPr>
              <w:t>vehicleType</w:t>
            </w:r>
          </w:p>
        </w:tc>
      </w:tr>
      <w:tr w:rsidR="0062748F" w:rsidRPr="00BB7604" w14:paraId="2E167398" w14:textId="77777777" w:rsidTr="00B052B3">
        <w:tblPrEx>
          <w:tblBorders>
            <w:top w:val="none" w:sz="0" w:space="0" w:color="auto"/>
          </w:tblBorders>
        </w:tblPrEx>
        <w:tc>
          <w:tcPr>
            <w:tcW w:w="3207" w:type="dxa"/>
            <w:vMerge/>
            <w:tcBorders>
              <w:left w:val="single" w:sz="4" w:space="0" w:color="auto"/>
              <w:bottom w:val="single" w:sz="4" w:space="0" w:color="auto"/>
              <w:right w:val="single" w:sz="4" w:space="0" w:color="auto"/>
            </w:tcBorders>
            <w:tcMar>
              <w:top w:w="80" w:type="nil"/>
              <w:left w:w="80" w:type="nil"/>
              <w:bottom w:w="80" w:type="nil"/>
              <w:right w:w="80" w:type="nil"/>
            </w:tcMar>
          </w:tcPr>
          <w:p w14:paraId="49F725A5"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bottom w:val="single" w:sz="4" w:space="0" w:color="auto"/>
              <w:right w:val="single" w:sz="4" w:space="0" w:color="auto"/>
            </w:tcBorders>
            <w:tcMar>
              <w:top w:w="80" w:type="nil"/>
              <w:left w:w="80" w:type="nil"/>
              <w:bottom w:w="80" w:type="nil"/>
              <w:right w:w="80" w:type="nil"/>
            </w:tcMar>
          </w:tcPr>
          <w:p w14:paraId="296C00E3"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2F6AC50E" w14:textId="683C860D"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Example: "</w:t>
            </w:r>
            <w:r w:rsidRPr="0062748F">
              <w:rPr>
                <w:rFonts w:ascii="Times New Roman" w:eastAsiaTheme="minorEastAsia" w:hAnsi="Times New Roman"/>
                <w:sz w:val="22"/>
                <w:szCs w:val="22"/>
              </w:rPr>
              <w:t>PassengerCarUnder</w:t>
            </w:r>
            <w:r>
              <w:rPr>
                <w:rFonts w:ascii="Times New Roman" w:eastAsiaTheme="minorEastAsia" w:hAnsi="Times New Roman"/>
                <w:sz w:val="22"/>
                <w:szCs w:val="22"/>
              </w:rPr>
              <w:t>35</w:t>
            </w:r>
            <w:r w:rsidRPr="0062748F">
              <w:rPr>
                <w:rFonts w:ascii="Times New Roman" w:eastAsiaTheme="minorEastAsia" w:hAnsi="Times New Roman"/>
                <w:sz w:val="22"/>
                <w:szCs w:val="22"/>
              </w:rPr>
              <w:t>Seats</w:t>
            </w:r>
            <w:r w:rsidRPr="00BB7604">
              <w:rPr>
                <w:rFonts w:ascii="Times New Roman" w:eastAsiaTheme="minorEastAsia" w:hAnsi="Times New Roman"/>
                <w:sz w:val="22"/>
                <w:szCs w:val="22"/>
              </w:rPr>
              <w:t>"</w:t>
            </w:r>
          </w:p>
        </w:tc>
      </w:tr>
      <w:tr w:rsidR="0062748F" w:rsidRPr="00BB7604" w14:paraId="35558EC1" w14:textId="77777777" w:rsidTr="0062748F">
        <w:tblPrEx>
          <w:tblBorders>
            <w:top w:val="none" w:sz="0" w:space="0" w:color="auto"/>
          </w:tblBorders>
        </w:tblPrEx>
        <w:tc>
          <w:tcPr>
            <w:tcW w:w="3207" w:type="dxa"/>
            <w:vMerge w:val="restart"/>
            <w:tcBorders>
              <w:top w:val="single" w:sz="4" w:space="0" w:color="auto"/>
              <w:left w:val="single" w:sz="8" w:space="0" w:color="000000"/>
              <w:right w:val="single" w:sz="8" w:space="0" w:color="000000"/>
            </w:tcBorders>
            <w:tcMar>
              <w:top w:w="80" w:type="nil"/>
              <w:left w:w="80" w:type="nil"/>
              <w:bottom w:w="80" w:type="nil"/>
              <w:right w:w="80" w:type="nil"/>
            </w:tcMar>
          </w:tcPr>
          <w:p w14:paraId="24770430" w14:textId="58EC9A7B"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w:t>
            </w:r>
            <w:r w:rsidRPr="00BB7604">
              <w:rPr>
                <w:rFonts w:ascii="Times New Roman" w:hAnsi="Times New Roman"/>
                <w:bCs/>
                <w:color w:val="000000"/>
                <w:sz w:val="22"/>
                <w:szCs w:val="22"/>
              </w:rPr>
              <w:t>vehicleTypeText</w:t>
            </w:r>
          </w:p>
        </w:tc>
        <w:tc>
          <w:tcPr>
            <w:tcW w:w="3205" w:type="dxa"/>
            <w:vMerge w:val="restart"/>
            <w:tcBorders>
              <w:top w:val="single" w:sz="4" w:space="0" w:color="auto"/>
              <w:left w:val="single" w:sz="8" w:space="0" w:color="000000"/>
              <w:right w:val="single" w:sz="8" w:space="0" w:color="000000"/>
            </w:tcBorders>
            <w:tcMar>
              <w:top w:w="80" w:type="nil"/>
              <w:left w:w="80" w:type="nil"/>
              <w:bottom w:w="80" w:type="nil"/>
              <w:right w:w="80" w:type="nil"/>
            </w:tcMar>
          </w:tcPr>
          <w:p w14:paraId="69B5CF63"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p>
          <w:p w14:paraId="65734375" w14:textId="34CC03E6"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4" w:space="0" w:color="auto"/>
              <w:left w:val="single" w:sz="8" w:space="0" w:color="000000"/>
              <w:bottom w:val="single" w:sz="8" w:space="0" w:color="000000"/>
              <w:right w:val="single" w:sz="8" w:space="0" w:color="000000"/>
            </w:tcBorders>
          </w:tcPr>
          <w:p w14:paraId="47FABD96" w14:textId="5FC4FB54"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Vehicle Type</w:t>
            </w:r>
          </w:p>
          <w:p w14:paraId="11EFBDEB" w14:textId="1FE0383F"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rPr>
              <w:t>VNM: Loại xe</w:t>
            </w:r>
          </w:p>
        </w:tc>
      </w:tr>
      <w:tr w:rsidR="0062748F" w:rsidRPr="00BB7604" w14:paraId="16951CC5"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2E52464D"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255FB6B1"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63F0590C" w14:textId="7DD58E3C"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rPr>
              <w:t xml:space="preserve">Asset Information → </w:t>
            </w:r>
            <w:r w:rsidRPr="004F1DD5">
              <w:rPr>
                <w:rFonts w:ascii="Times New Roman" w:eastAsiaTheme="minorEastAsia" w:hAnsi="Times New Roman"/>
                <w:sz w:val="22"/>
                <w:szCs w:val="22"/>
              </w:rPr>
              <w:t xml:space="preserve">Collateral </w:t>
            </w:r>
            <w:r w:rsidRPr="00BB7604">
              <w:rPr>
                <w:rFonts w:ascii="Times New Roman" w:eastAsiaTheme="minorEastAsia" w:hAnsi="Times New Roman"/>
                <w:sz w:val="22"/>
                <w:szCs w:val="22"/>
              </w:rPr>
              <w:t>→ Property Information → Vehicle Type</w:t>
            </w:r>
          </w:p>
        </w:tc>
      </w:tr>
      <w:tr w:rsidR="0062748F" w:rsidRPr="00BB7604" w14:paraId="6262AD97"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717D6B42"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7388BDEE"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5FEB5682" w14:textId="5623CB9E"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rPr>
              <w:t>collaterals[].</w:t>
            </w:r>
            <w:r w:rsidRPr="00BB7604">
              <w:rPr>
                <w:rFonts w:ascii="Times New Roman" w:hAnsi="Times New Roman"/>
                <w:bCs/>
                <w:color w:val="000000"/>
                <w:sz w:val="22"/>
                <w:szCs w:val="22"/>
              </w:rPr>
              <w:t>vehicleTypeText</w:t>
            </w:r>
          </w:p>
        </w:tc>
      </w:tr>
      <w:tr w:rsidR="0062748F" w:rsidRPr="00BB7604" w14:paraId="4906E712"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7EAA5710"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67DAFF84"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57894AC9" w14:textId="4D7F1B3C"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rPr>
              <w:t>Example: "Passenger car over 35 seats"</w:t>
            </w:r>
          </w:p>
        </w:tc>
      </w:tr>
      <w:tr w:rsidR="0062748F" w:rsidRPr="00BB7604" w14:paraId="41D940A6"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28DB8684" w14:textId="3D9031D1"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collaterals[].vehicleConditionText</w:t>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517A329B" w14:textId="33293C12"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6B3672F2" w14:textId="2C0C4AEB"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8" w:space="0" w:color="000000"/>
              <w:bottom w:val="single" w:sz="8" w:space="0" w:color="000000"/>
              <w:right w:val="single" w:sz="8" w:space="0" w:color="000000"/>
            </w:tcBorders>
          </w:tcPr>
          <w:p w14:paraId="4933D549" w14:textId="5D76746F"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Vehicle Condition</w:t>
            </w:r>
          </w:p>
          <w:p w14:paraId="3812BC94" w14:textId="39112E63"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VNM: Tình trạng xe</w:t>
            </w:r>
          </w:p>
        </w:tc>
      </w:tr>
      <w:tr w:rsidR="0062748F" w:rsidRPr="00BB7604" w14:paraId="0F5014E3"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4691F3B3"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683EFA3C"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5312B254" w14:textId="4EAD329A"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Asset Information → </w:t>
            </w:r>
            <w:r w:rsidRPr="004F1DD5">
              <w:rPr>
                <w:rFonts w:ascii="Times New Roman" w:eastAsiaTheme="minorEastAsia" w:hAnsi="Times New Roman"/>
                <w:sz w:val="22"/>
                <w:szCs w:val="22"/>
              </w:rPr>
              <w:t xml:space="preserve">Collateral </w:t>
            </w:r>
            <w:r w:rsidRPr="00BB7604">
              <w:rPr>
                <w:rFonts w:ascii="Times New Roman" w:eastAsiaTheme="minorEastAsia" w:hAnsi="Times New Roman"/>
                <w:sz w:val="22"/>
                <w:szCs w:val="22"/>
              </w:rPr>
              <w:t>→ Property Information → Vehicle Condition</w:t>
            </w:r>
          </w:p>
        </w:tc>
      </w:tr>
      <w:tr w:rsidR="0062748F" w:rsidRPr="00BB7604" w14:paraId="78570620"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0E3E102D"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7DFF3B4D"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4392F893" w14:textId="74ACCC18"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collaterals[].vehicleConditionText</w:t>
            </w:r>
          </w:p>
        </w:tc>
      </w:tr>
      <w:tr w:rsidR="0062748F" w:rsidRPr="00BB7604" w14:paraId="44FB4390"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3D92FAF4"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4AB229E6"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2FFE2C6E" w14:textId="07068FAF"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Example: "New car"</w:t>
            </w:r>
          </w:p>
        </w:tc>
      </w:tr>
      <w:tr w:rsidR="0062748F" w:rsidRPr="00BB7604" w14:paraId="203B4833"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765BCFB7" w14:textId="0AB4D8B3"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collaterals[].carBrandText</w:t>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46FF85ED" w14:textId="1C8371F3"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1C517628" w14:textId="574346E2"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8" w:space="0" w:color="000000"/>
              <w:bottom w:val="single" w:sz="8" w:space="0" w:color="000000"/>
              <w:right w:val="single" w:sz="8" w:space="0" w:color="000000"/>
            </w:tcBorders>
          </w:tcPr>
          <w:p w14:paraId="0D4683C9" w14:textId="55A3553C"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Car Brand</w:t>
            </w:r>
          </w:p>
          <w:p w14:paraId="22CFFD75" w14:textId="31EBA525"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VNM: Thương hiệu xe</w:t>
            </w:r>
          </w:p>
        </w:tc>
      </w:tr>
      <w:tr w:rsidR="0062748F" w:rsidRPr="00BB7604" w14:paraId="0CA9E40C"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1D4D8613"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421D4D8F"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79354BCD" w14:textId="2E049315"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Asset Information → </w:t>
            </w:r>
            <w:r w:rsidRPr="004F1DD5">
              <w:rPr>
                <w:rFonts w:ascii="Times New Roman" w:eastAsiaTheme="minorEastAsia" w:hAnsi="Times New Roman"/>
                <w:sz w:val="22"/>
                <w:szCs w:val="22"/>
              </w:rPr>
              <w:t xml:space="preserve">Collateral </w:t>
            </w:r>
            <w:r w:rsidRPr="00BB7604">
              <w:rPr>
                <w:rFonts w:ascii="Times New Roman" w:eastAsiaTheme="minorEastAsia" w:hAnsi="Times New Roman"/>
                <w:sz w:val="22"/>
                <w:szCs w:val="22"/>
              </w:rPr>
              <w:t>→ Property Information → Car Brand</w:t>
            </w:r>
          </w:p>
        </w:tc>
      </w:tr>
      <w:tr w:rsidR="0062748F" w:rsidRPr="00BB7604" w14:paraId="188E0377"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6C9E5B7A"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12283D3A"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2CC18EBF" w14:textId="78558B21"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collaterals[].carBrandText</w:t>
            </w:r>
          </w:p>
        </w:tc>
      </w:tr>
      <w:tr w:rsidR="0062748F" w:rsidRPr="00BB7604" w14:paraId="380AFE1E"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1B27AA0D"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5BB36294"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271AB60A"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lang w:val="ru-RU"/>
              </w:rPr>
              <w:t xml:space="preserve">Example: </w:t>
            </w:r>
          </w:p>
          <w:p w14:paraId="0BD9A7E7" w14:textId="46C66052"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"DAEWOO"</w:t>
            </w:r>
          </w:p>
        </w:tc>
      </w:tr>
      <w:tr w:rsidR="0062748F" w:rsidRPr="00BB7604" w14:paraId="3D4E01A9" w14:textId="77777777" w:rsidTr="005A1C26">
        <w:tblPrEx>
          <w:tblBorders>
            <w:top w:val="none" w:sz="0" w:space="0" w:color="auto"/>
          </w:tblBorders>
        </w:tblPrEx>
        <w:tc>
          <w:tcPr>
            <w:tcW w:w="3207" w:type="dxa"/>
            <w:vMerge w:val="restart"/>
            <w:tcBorders>
              <w:left w:val="single" w:sz="8" w:space="0" w:color="000000"/>
              <w:right w:val="single" w:sz="8" w:space="0" w:color="000000"/>
            </w:tcBorders>
            <w:tcMar>
              <w:top w:w="80" w:type="nil"/>
              <w:left w:w="80" w:type="nil"/>
              <w:bottom w:w="80" w:type="nil"/>
              <w:right w:w="80" w:type="nil"/>
            </w:tcMar>
          </w:tcPr>
          <w:p w14:paraId="18C39D64" w14:textId="39FE2ECF"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rPr>
              <w:t>collaterals[].carModelText</w:t>
            </w:r>
          </w:p>
        </w:tc>
        <w:tc>
          <w:tcPr>
            <w:tcW w:w="3205" w:type="dxa"/>
            <w:vMerge w:val="restart"/>
            <w:tcBorders>
              <w:left w:val="single" w:sz="8" w:space="0" w:color="000000"/>
              <w:right w:val="single" w:sz="8" w:space="0" w:color="000000"/>
            </w:tcBorders>
            <w:tcMar>
              <w:top w:w="80" w:type="nil"/>
              <w:left w:w="80" w:type="nil"/>
              <w:bottom w:w="80" w:type="nil"/>
              <w:right w:w="80" w:type="nil"/>
            </w:tcMar>
          </w:tcPr>
          <w:p w14:paraId="2F329E34" w14:textId="075C8CD6"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12AD463D" w14:textId="072AB276"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8" w:space="0" w:color="000000"/>
              <w:bottom w:val="single" w:sz="8" w:space="0" w:color="000000"/>
              <w:right w:val="single" w:sz="8" w:space="0" w:color="000000"/>
            </w:tcBorders>
          </w:tcPr>
          <w:p w14:paraId="2472B2CE" w14:textId="68079660"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Car model</w:t>
            </w:r>
          </w:p>
          <w:p w14:paraId="03B7CD5C" w14:textId="1BB8962F"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VNM: Model xe</w:t>
            </w:r>
          </w:p>
        </w:tc>
      </w:tr>
      <w:tr w:rsidR="0062748F" w:rsidRPr="00BB7604" w14:paraId="5B536E25"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74A295EB"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1C5E5D4C"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6B2DE913" w14:textId="012B129A"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Asset Information → </w:t>
            </w:r>
            <w:r w:rsidRPr="004F1DD5">
              <w:rPr>
                <w:rFonts w:ascii="Times New Roman" w:eastAsiaTheme="minorEastAsia" w:hAnsi="Times New Roman"/>
                <w:sz w:val="22"/>
                <w:szCs w:val="22"/>
              </w:rPr>
              <w:t xml:space="preserve">Collateral </w:t>
            </w:r>
            <w:r w:rsidRPr="00BB7604">
              <w:rPr>
                <w:rFonts w:ascii="Times New Roman" w:eastAsiaTheme="minorEastAsia" w:hAnsi="Times New Roman"/>
                <w:sz w:val="22"/>
                <w:szCs w:val="22"/>
              </w:rPr>
              <w:t>→ Property Information → Car model</w:t>
            </w:r>
          </w:p>
        </w:tc>
      </w:tr>
      <w:tr w:rsidR="0062748F" w:rsidRPr="00BB7604" w14:paraId="22E08E8D"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2AB55F2E"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0B11241B"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2BA2E2B9" w14:textId="38C651D5"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collaterals[].carModelText</w:t>
            </w:r>
          </w:p>
        </w:tc>
      </w:tr>
      <w:tr w:rsidR="0062748F" w:rsidRPr="00BB7604" w14:paraId="3D2B0250"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1BC98BAB"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1DFFEDCC"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7E527A4E" w14:textId="5DD083AF"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Example: "Xe Ben K4DEF"</w:t>
            </w:r>
          </w:p>
        </w:tc>
      </w:tr>
      <w:tr w:rsidR="0062748F" w:rsidRPr="00BB7604" w14:paraId="6F8A2742"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36049A32" w14:textId="2B8B9422"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rPr>
              <w:lastRenderedPageBreak/>
              <w:t>collaterals[].chassisNumber</w:t>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7977D07E" w14:textId="2CAE4943"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27D927B0" w14:textId="1F7C2DF9"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8" w:space="0" w:color="000000"/>
              <w:bottom w:val="single" w:sz="8" w:space="0" w:color="000000"/>
              <w:right w:val="single" w:sz="8" w:space="0" w:color="000000"/>
            </w:tcBorders>
          </w:tcPr>
          <w:p w14:paraId="3E74966E" w14:textId="6FB011B2"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Chassis Number</w:t>
            </w:r>
          </w:p>
          <w:p w14:paraId="7EA3DE0A" w14:textId="084E1FFB"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VNM: Số khung</w:t>
            </w:r>
          </w:p>
        </w:tc>
      </w:tr>
      <w:tr w:rsidR="0062748F" w:rsidRPr="00BB7604" w14:paraId="6DE552DD"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2210F21C"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7F24DBA2"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440AD049" w14:textId="3C6F4DD5"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Asset Information → </w:t>
            </w:r>
            <w:r w:rsidRPr="004F1DD5">
              <w:rPr>
                <w:rFonts w:ascii="Times New Roman" w:eastAsiaTheme="minorEastAsia" w:hAnsi="Times New Roman"/>
                <w:sz w:val="22"/>
                <w:szCs w:val="22"/>
              </w:rPr>
              <w:t xml:space="preserve">Collateral </w:t>
            </w:r>
            <w:r w:rsidRPr="00BB7604">
              <w:rPr>
                <w:rFonts w:ascii="Times New Roman" w:eastAsiaTheme="minorEastAsia" w:hAnsi="Times New Roman"/>
                <w:sz w:val="22"/>
                <w:szCs w:val="22"/>
              </w:rPr>
              <w:t>→ Property Information → Chassis Number</w:t>
            </w:r>
          </w:p>
        </w:tc>
      </w:tr>
      <w:tr w:rsidR="0062748F" w:rsidRPr="00BB7604" w14:paraId="7F26CAAF"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11A8DA08"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15C10E32"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2A4A4ADD" w14:textId="4914CCD9"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collaterals[].chassisNumber</w:t>
            </w:r>
          </w:p>
        </w:tc>
      </w:tr>
      <w:tr w:rsidR="0062748F" w:rsidRPr="00BB7604" w14:paraId="0F61F4F6"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0E3AA9F1"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7B963A85"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4D4FF474" w14:textId="3BEB5071"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Example: "234234"</w:t>
            </w:r>
          </w:p>
        </w:tc>
      </w:tr>
      <w:tr w:rsidR="0062748F" w:rsidRPr="00BB7604" w14:paraId="32770302"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3BFF4DA5" w14:textId="23F10CDD"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rPr>
              <w:t>collaterals[].engineNumber</w:t>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6D88B224" w14:textId="0CE53ED2"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156B6C48" w14:textId="3027029F"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8" w:space="0" w:color="000000"/>
              <w:bottom w:val="single" w:sz="8" w:space="0" w:color="000000"/>
              <w:right w:val="single" w:sz="8" w:space="0" w:color="000000"/>
            </w:tcBorders>
          </w:tcPr>
          <w:p w14:paraId="63473F93" w14:textId="37CF45F3"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Engine Number</w:t>
            </w:r>
          </w:p>
          <w:p w14:paraId="22E7D22E" w14:textId="4A9F52CD"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VNM: Số máy</w:t>
            </w:r>
          </w:p>
        </w:tc>
      </w:tr>
      <w:tr w:rsidR="0062748F" w:rsidRPr="00BB7604" w14:paraId="5D94C381"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1ABB2478"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1872C0AD"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05565F5A" w14:textId="7B482DFE"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Asset Information → </w:t>
            </w:r>
            <w:r w:rsidRPr="004F1DD5">
              <w:rPr>
                <w:rFonts w:ascii="Times New Roman" w:eastAsiaTheme="minorEastAsia" w:hAnsi="Times New Roman"/>
                <w:sz w:val="22"/>
                <w:szCs w:val="22"/>
              </w:rPr>
              <w:t xml:space="preserve">Collateral </w:t>
            </w:r>
            <w:r w:rsidRPr="00BB7604">
              <w:rPr>
                <w:rFonts w:ascii="Times New Roman" w:eastAsiaTheme="minorEastAsia" w:hAnsi="Times New Roman"/>
                <w:sz w:val="22"/>
                <w:szCs w:val="22"/>
              </w:rPr>
              <w:t>→ Property Information → Engine Number</w:t>
            </w:r>
          </w:p>
        </w:tc>
      </w:tr>
      <w:tr w:rsidR="0062748F" w:rsidRPr="00BB7604" w14:paraId="1B48B010"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2F1D1477"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09A6E297"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624F67A9" w14:textId="36A6C12D"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collaterals[].engineNumber</w:t>
            </w:r>
          </w:p>
        </w:tc>
      </w:tr>
      <w:tr w:rsidR="0062748F" w:rsidRPr="00BB7604" w14:paraId="1D244306"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4E971E58"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1673E938"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77C6B540" w14:textId="6CC8F42E"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Example: "234234"</w:t>
            </w:r>
          </w:p>
        </w:tc>
      </w:tr>
      <w:tr w:rsidR="0062748F" w:rsidRPr="00BB7604" w14:paraId="37B9824E" w14:textId="77777777" w:rsidTr="005A1C26">
        <w:tblPrEx>
          <w:tblBorders>
            <w:top w:val="none" w:sz="0" w:space="0" w:color="auto"/>
          </w:tblBorders>
        </w:tblPrEx>
        <w:tc>
          <w:tcPr>
            <w:tcW w:w="3207" w:type="dxa"/>
            <w:vMerge w:val="restart"/>
            <w:tcBorders>
              <w:left w:val="single" w:sz="8" w:space="0" w:color="000000"/>
              <w:right w:val="single" w:sz="8" w:space="0" w:color="000000"/>
            </w:tcBorders>
            <w:tcMar>
              <w:top w:w="80" w:type="nil"/>
              <w:left w:w="80" w:type="nil"/>
              <w:bottom w:w="80" w:type="nil"/>
              <w:right w:w="80" w:type="nil"/>
            </w:tcMar>
          </w:tcPr>
          <w:p w14:paraId="132C10E1" w14:textId="3FDC833B"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collaterals[].carYear</w:t>
            </w:r>
          </w:p>
        </w:tc>
        <w:tc>
          <w:tcPr>
            <w:tcW w:w="3205" w:type="dxa"/>
            <w:vMerge w:val="restart"/>
            <w:tcBorders>
              <w:left w:val="single" w:sz="8" w:space="0" w:color="000000"/>
              <w:right w:val="single" w:sz="8" w:space="0" w:color="000000"/>
            </w:tcBorders>
            <w:tcMar>
              <w:top w:w="80" w:type="nil"/>
              <w:left w:w="80" w:type="nil"/>
              <w:bottom w:w="80" w:type="nil"/>
              <w:right w:w="80" w:type="nil"/>
            </w:tcMar>
          </w:tcPr>
          <w:p w14:paraId="7103EFD2" w14:textId="68144D9D"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Number</w:t>
            </w:r>
          </w:p>
          <w:p w14:paraId="639E65C3" w14:textId="508F2F8D"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8" w:space="0" w:color="000000"/>
              <w:bottom w:val="single" w:sz="8" w:space="0" w:color="000000"/>
              <w:right w:val="single" w:sz="8" w:space="0" w:color="000000"/>
            </w:tcBorders>
          </w:tcPr>
          <w:p w14:paraId="060D53E8" w14:textId="1B2D02E0"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Year of Manufacture</w:t>
            </w:r>
          </w:p>
          <w:p w14:paraId="40312086" w14:textId="03563861"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rPr>
              <w:t>VNM: Năm sản xuất</w:t>
            </w:r>
          </w:p>
        </w:tc>
      </w:tr>
      <w:tr w:rsidR="0062748F" w:rsidRPr="00BB7604" w14:paraId="19E00B23"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62C8CB11"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4C23381F"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7E2CDB25" w14:textId="4FD9CCC0"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rPr>
              <w:t xml:space="preserve">Asset Information → </w:t>
            </w:r>
            <w:r w:rsidRPr="004F1DD5">
              <w:rPr>
                <w:rFonts w:ascii="Times New Roman" w:eastAsiaTheme="minorEastAsia" w:hAnsi="Times New Roman"/>
                <w:sz w:val="22"/>
                <w:szCs w:val="22"/>
              </w:rPr>
              <w:t xml:space="preserve">Collateral </w:t>
            </w:r>
            <w:r w:rsidRPr="00BB7604">
              <w:rPr>
                <w:rFonts w:ascii="Times New Roman" w:eastAsiaTheme="minorEastAsia" w:hAnsi="Times New Roman"/>
                <w:sz w:val="22"/>
                <w:szCs w:val="22"/>
              </w:rPr>
              <w:t>→ Property Information → Year of Manufacture</w:t>
            </w:r>
          </w:p>
        </w:tc>
      </w:tr>
      <w:tr w:rsidR="0062748F" w:rsidRPr="00BB7604" w14:paraId="2E144D06"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4317F862"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09A0AA10"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73A8CED9" w14:textId="6DB568FE"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rPr>
              <w:t>collaterals[].</w:t>
            </w:r>
            <w:r w:rsidRPr="00BB7604">
              <w:rPr>
                <w:rFonts w:ascii="Times New Roman" w:hAnsi="Times New Roman"/>
                <w:bCs/>
                <w:color w:val="000000"/>
                <w:sz w:val="22"/>
                <w:szCs w:val="22"/>
              </w:rPr>
              <w:t>carYear</w:t>
            </w:r>
          </w:p>
        </w:tc>
      </w:tr>
      <w:tr w:rsidR="0062748F" w:rsidRPr="00BB7604" w14:paraId="55B5EE0B"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5BDBB220"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164D5264"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2F5E74DC" w14:textId="1CB9036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lang w:val="ru-RU"/>
              </w:rPr>
              <w:t>Example: 2020</w:t>
            </w:r>
          </w:p>
        </w:tc>
      </w:tr>
      <w:tr w:rsidR="0062748F" w:rsidRPr="00BB7604" w14:paraId="0EC22612" w14:textId="77777777" w:rsidTr="00365A1D">
        <w:tblPrEx>
          <w:tblBorders>
            <w:top w:val="none" w:sz="0" w:space="0" w:color="auto"/>
          </w:tblBorders>
        </w:tblPrEx>
        <w:tc>
          <w:tcPr>
            <w:tcW w:w="3207" w:type="dxa"/>
            <w:vMerge w:val="restart"/>
            <w:tcBorders>
              <w:left w:val="single" w:sz="8" w:space="0" w:color="000000"/>
              <w:right w:val="single" w:sz="8" w:space="0" w:color="000000"/>
            </w:tcBorders>
            <w:tcMar>
              <w:top w:w="80" w:type="nil"/>
              <w:left w:w="80" w:type="nil"/>
              <w:bottom w:w="80" w:type="nil"/>
              <w:right w:w="80" w:type="nil"/>
            </w:tcMar>
          </w:tcPr>
          <w:p w14:paraId="33E51B4F" w14:textId="00EAA701"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collaterals[].carCountryText</w:t>
            </w:r>
          </w:p>
        </w:tc>
        <w:tc>
          <w:tcPr>
            <w:tcW w:w="3205" w:type="dxa"/>
            <w:vMerge w:val="restart"/>
            <w:tcBorders>
              <w:left w:val="single" w:sz="8" w:space="0" w:color="000000"/>
              <w:right w:val="single" w:sz="8" w:space="0" w:color="000000"/>
            </w:tcBorders>
            <w:tcMar>
              <w:top w:w="80" w:type="nil"/>
              <w:left w:w="80" w:type="nil"/>
              <w:bottom w:w="80" w:type="nil"/>
              <w:right w:w="80" w:type="nil"/>
            </w:tcMar>
          </w:tcPr>
          <w:p w14:paraId="1FC624F1" w14:textId="2BC861F1"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775583CE" w14:textId="56EA3ADC"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8" w:space="0" w:color="000000"/>
              <w:bottom w:val="single" w:sz="8" w:space="0" w:color="000000"/>
              <w:right w:val="single" w:sz="8" w:space="0" w:color="000000"/>
            </w:tcBorders>
          </w:tcPr>
          <w:p w14:paraId="4840626C" w14:textId="296E343C"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Country of Manufacture</w:t>
            </w:r>
          </w:p>
          <w:p w14:paraId="26AE7B6F" w14:textId="328849C5"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VNM: Nước sản xuất</w:t>
            </w:r>
          </w:p>
        </w:tc>
      </w:tr>
      <w:tr w:rsidR="0062748F" w:rsidRPr="00BB7604" w14:paraId="73BE3CE5" w14:textId="77777777" w:rsidTr="00365A1D">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493B44B9"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01C8524A"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7D0995A1" w14:textId="33C6454E"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Asset Information → </w:t>
            </w:r>
            <w:r w:rsidRPr="004F1DD5">
              <w:rPr>
                <w:rFonts w:ascii="Times New Roman" w:eastAsiaTheme="minorEastAsia" w:hAnsi="Times New Roman"/>
                <w:sz w:val="22"/>
                <w:szCs w:val="22"/>
              </w:rPr>
              <w:t xml:space="preserve">Collateral </w:t>
            </w:r>
            <w:r w:rsidRPr="00BB7604">
              <w:rPr>
                <w:rFonts w:ascii="Times New Roman" w:eastAsiaTheme="minorEastAsia" w:hAnsi="Times New Roman"/>
                <w:sz w:val="22"/>
                <w:szCs w:val="22"/>
              </w:rPr>
              <w:t>→ Property Information → Country of Manufacture</w:t>
            </w:r>
          </w:p>
        </w:tc>
      </w:tr>
      <w:tr w:rsidR="0062748F" w:rsidRPr="00BB7604" w14:paraId="0C4AE7BB" w14:textId="77777777" w:rsidTr="00365A1D">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64331440"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169CCD38"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18799B63" w14:textId="160AD6F9"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collaterals[].carCountryText</w:t>
            </w:r>
          </w:p>
        </w:tc>
      </w:tr>
      <w:tr w:rsidR="0062748F" w:rsidRPr="00BB7604" w14:paraId="6D501939"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30A89E57"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4FCF4C4B"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5EAEA72C" w14:textId="610FAAF0"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lang w:val="ru-RU"/>
              </w:rPr>
              <w:t>Example: "Russia"</w:t>
            </w:r>
          </w:p>
        </w:tc>
      </w:tr>
      <w:tr w:rsidR="0062748F" w:rsidRPr="00BB7604" w14:paraId="6F3C2860"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3F79F8D5" w14:textId="339D1F5C"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rPr>
              <w:t>collaterals[].licensePlate</w:t>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63CAEF8A" w14:textId="6E448039"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0AC01B87" w14:textId="3F2C3FB4"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8" w:space="0" w:color="000000"/>
              <w:bottom w:val="single" w:sz="8" w:space="0" w:color="000000"/>
              <w:right w:val="single" w:sz="8" w:space="0" w:color="000000"/>
            </w:tcBorders>
          </w:tcPr>
          <w:p w14:paraId="2F62157B" w14:textId="0BC881C1"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License Plate</w:t>
            </w:r>
          </w:p>
          <w:p w14:paraId="43B0C32B" w14:textId="6CA55DBE"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VNM: Biển Kiểm soát</w:t>
            </w:r>
          </w:p>
        </w:tc>
      </w:tr>
      <w:tr w:rsidR="0062748F" w:rsidRPr="00BB7604" w14:paraId="35F5AAF2"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71E5F052"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1D4166F6"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7117B7DE" w14:textId="0309AF3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Asset Information → </w:t>
            </w:r>
            <w:r w:rsidRPr="004F1DD5">
              <w:rPr>
                <w:rFonts w:ascii="Times New Roman" w:eastAsiaTheme="minorEastAsia" w:hAnsi="Times New Roman"/>
                <w:sz w:val="22"/>
                <w:szCs w:val="22"/>
              </w:rPr>
              <w:t xml:space="preserve">Collateral </w:t>
            </w:r>
            <w:r w:rsidRPr="00BB7604">
              <w:rPr>
                <w:rFonts w:ascii="Times New Roman" w:eastAsiaTheme="minorEastAsia" w:hAnsi="Times New Roman"/>
                <w:sz w:val="22"/>
                <w:szCs w:val="22"/>
              </w:rPr>
              <w:t>→ Property Information → License Plate</w:t>
            </w:r>
          </w:p>
        </w:tc>
      </w:tr>
      <w:tr w:rsidR="0062748F" w:rsidRPr="00BB7604" w14:paraId="2D1BEDBA"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2CABE3F3"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5954B98B"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225EE24A" w14:textId="6E93EA8B"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collaterals[].licensePlate</w:t>
            </w:r>
          </w:p>
        </w:tc>
      </w:tr>
      <w:tr w:rsidR="0062748F" w:rsidRPr="00BB7604" w14:paraId="4303EAEF"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237BBEEE"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5D587971"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2637BABF" w14:textId="2CA407EE"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Example: "12313"</w:t>
            </w:r>
          </w:p>
        </w:tc>
      </w:tr>
      <w:tr w:rsidR="0062748F" w:rsidRPr="00BB7604" w14:paraId="5589BE56"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0858997C" w14:textId="2710C40C"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rPr>
              <w:t>collaterals[].carColor</w:t>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7DC8642A" w14:textId="49A7EB53"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3959BC57" w14:textId="0709D5DB"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8" w:space="0" w:color="000000"/>
              <w:bottom w:val="single" w:sz="8" w:space="0" w:color="000000"/>
              <w:right w:val="single" w:sz="8" w:space="0" w:color="000000"/>
            </w:tcBorders>
          </w:tcPr>
          <w:p w14:paraId="63803F1D" w14:textId="6BD3606F"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Car color</w:t>
            </w:r>
          </w:p>
          <w:p w14:paraId="579A4D06" w14:textId="7890EEFE"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VNM: Màu sơn</w:t>
            </w:r>
          </w:p>
        </w:tc>
      </w:tr>
      <w:tr w:rsidR="0062748F" w:rsidRPr="00BB7604" w14:paraId="50F119FA"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2057DD4F"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65D1E109"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3FB2FF18" w14:textId="1D53E885"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Asset Information → </w:t>
            </w:r>
            <w:r w:rsidRPr="004F1DD5">
              <w:rPr>
                <w:rFonts w:ascii="Times New Roman" w:eastAsiaTheme="minorEastAsia" w:hAnsi="Times New Roman"/>
                <w:sz w:val="22"/>
                <w:szCs w:val="22"/>
              </w:rPr>
              <w:t xml:space="preserve">Collateral </w:t>
            </w:r>
            <w:r w:rsidRPr="00BB7604">
              <w:rPr>
                <w:rFonts w:ascii="Times New Roman" w:eastAsiaTheme="minorEastAsia" w:hAnsi="Times New Roman"/>
                <w:sz w:val="22"/>
                <w:szCs w:val="22"/>
              </w:rPr>
              <w:t>→ Property Information → Car color</w:t>
            </w:r>
          </w:p>
        </w:tc>
      </w:tr>
      <w:tr w:rsidR="0062748F" w:rsidRPr="00BB7604" w14:paraId="1D451438"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4C7E78FE"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2AF474B4"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7F2DDB5A" w14:textId="0E87D65A"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collaterals[].carColor</w:t>
            </w:r>
          </w:p>
        </w:tc>
      </w:tr>
      <w:tr w:rsidR="0062748F" w:rsidRPr="00BB7604" w14:paraId="339851A7"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7E255A05"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79FB5C10"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3B07C188" w14:textId="3C1DFD21"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Example: "yellow"</w:t>
            </w:r>
          </w:p>
        </w:tc>
      </w:tr>
      <w:tr w:rsidR="0062748F" w:rsidRPr="00BB7604" w14:paraId="2C9562C5"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758145F0" w14:textId="056BFC3D"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rPr>
              <w:t>collaterals[].registrationNumber</w:t>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07877728" w14:textId="560D8FC4"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6AC99B0F" w14:textId="465D1E7E"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8" w:space="0" w:color="000000"/>
              <w:bottom w:val="single" w:sz="8" w:space="0" w:color="000000"/>
              <w:right w:val="single" w:sz="8" w:space="0" w:color="000000"/>
            </w:tcBorders>
          </w:tcPr>
          <w:p w14:paraId="08A27E55" w14:textId="048C1A6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Registration Number</w:t>
            </w:r>
          </w:p>
          <w:p w14:paraId="07283567" w14:textId="7897CC58"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VNM: Số đăng ký xe</w:t>
            </w:r>
          </w:p>
        </w:tc>
      </w:tr>
      <w:tr w:rsidR="0062748F" w:rsidRPr="00BB7604" w14:paraId="253520DD"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79FAFBCD"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2C9AD851"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4B69642E" w14:textId="46B385F0"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Asset Information → </w:t>
            </w:r>
            <w:r w:rsidRPr="004F1DD5">
              <w:rPr>
                <w:rFonts w:ascii="Times New Roman" w:eastAsiaTheme="minorEastAsia" w:hAnsi="Times New Roman"/>
                <w:sz w:val="22"/>
                <w:szCs w:val="22"/>
              </w:rPr>
              <w:t xml:space="preserve">Collateral </w:t>
            </w:r>
            <w:r w:rsidRPr="00BB7604">
              <w:rPr>
                <w:rFonts w:ascii="Times New Roman" w:eastAsiaTheme="minorEastAsia" w:hAnsi="Times New Roman"/>
                <w:sz w:val="22"/>
                <w:szCs w:val="22"/>
              </w:rPr>
              <w:t>→ Property Information → Registration Number</w:t>
            </w:r>
          </w:p>
        </w:tc>
      </w:tr>
      <w:tr w:rsidR="0062748F" w:rsidRPr="00BB7604" w14:paraId="1D3FF54B"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023A8433"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19EE37B3"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62DB9715" w14:textId="01326E2A"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w:t>
            </w:r>
            <w:r w:rsidRPr="00BB7604">
              <w:rPr>
                <w:rFonts w:ascii="Times New Roman" w:eastAsiaTheme="minorEastAsia" w:hAnsi="Times New Roman"/>
                <w:sz w:val="22"/>
                <w:szCs w:val="22"/>
                <w:lang w:val="ru-RU"/>
              </w:rPr>
              <w:t>registrationNumber</w:t>
            </w:r>
          </w:p>
        </w:tc>
      </w:tr>
      <w:tr w:rsidR="0062748F" w:rsidRPr="00BB7604" w14:paraId="424920EB"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39B210F8"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7F41C1F2"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18BA6889" w14:textId="7F51593F"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Example: "1334234"</w:t>
            </w:r>
          </w:p>
        </w:tc>
      </w:tr>
      <w:tr w:rsidR="0062748F" w:rsidRPr="00BB7604" w14:paraId="3F6BC690"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0A80A659" w14:textId="1EBFF175"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commentRangeStart w:id="86"/>
            <w:commentRangeStart w:id="87"/>
            <w:r w:rsidRPr="00BB7604">
              <w:rPr>
                <w:rFonts w:ascii="Times New Roman" w:eastAsiaTheme="minorEastAsia" w:hAnsi="Times New Roman"/>
                <w:sz w:val="22"/>
                <w:szCs w:val="22"/>
              </w:rPr>
              <w:t>collaterals[].detailedCollateralTypeText</w:t>
            </w:r>
            <w:commentRangeEnd w:id="86"/>
            <w:r>
              <w:rPr>
                <w:rStyle w:val="CommentReference"/>
              </w:rPr>
              <w:commentReference w:id="86"/>
            </w:r>
            <w:commentRangeEnd w:id="87"/>
            <w:r w:rsidR="006A617A">
              <w:rPr>
                <w:rStyle w:val="CommentReference"/>
              </w:rPr>
              <w:commentReference w:id="87"/>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71425404" w14:textId="010DDF71"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671C9420" w14:textId="189DFEB6"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8" w:space="0" w:color="000000"/>
              <w:bottom w:val="single" w:sz="8" w:space="0" w:color="000000"/>
              <w:right w:val="single" w:sz="8" w:space="0" w:color="000000"/>
            </w:tcBorders>
          </w:tcPr>
          <w:p w14:paraId="0B57B948" w14:textId="74B40AAE"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Detail Collateral type</w:t>
            </w:r>
          </w:p>
        </w:tc>
      </w:tr>
      <w:tr w:rsidR="0062748F" w:rsidRPr="00BB7604" w14:paraId="74801B1B"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24AD6020"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2A4D6EFD"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77A79EB2" w14:textId="000AC320"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rPr>
              <w:t xml:space="preserve">Asset Information → </w:t>
            </w:r>
            <w:r w:rsidRPr="004F1DD5">
              <w:rPr>
                <w:rFonts w:ascii="Times New Roman" w:eastAsiaTheme="minorEastAsia" w:hAnsi="Times New Roman"/>
                <w:sz w:val="22"/>
                <w:szCs w:val="22"/>
              </w:rPr>
              <w:t xml:space="preserve">Collateral </w:t>
            </w:r>
            <w:r w:rsidRPr="00BB7604">
              <w:rPr>
                <w:rFonts w:ascii="Times New Roman" w:eastAsiaTheme="minorEastAsia" w:hAnsi="Times New Roman"/>
                <w:sz w:val="22"/>
                <w:szCs w:val="22"/>
              </w:rPr>
              <w:t>→ Property Information → Detail Collateral type</w:t>
            </w:r>
          </w:p>
        </w:tc>
      </w:tr>
      <w:tr w:rsidR="0062748F" w:rsidRPr="00BB7604" w14:paraId="29ED2C7F"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719CD22B"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2837A319"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7978CA13" w14:textId="2A982BA6"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rPr>
              <w:t>collaterals[].</w:t>
            </w:r>
            <w:r w:rsidRPr="00BB7604">
              <w:rPr>
                <w:rFonts w:ascii="Times New Roman" w:hAnsi="Times New Roman"/>
                <w:bCs/>
                <w:color w:val="000000"/>
                <w:sz w:val="22"/>
                <w:szCs w:val="22"/>
              </w:rPr>
              <w:t>detailedCollateralTypeText</w:t>
            </w:r>
          </w:p>
        </w:tc>
      </w:tr>
      <w:tr w:rsidR="0062748F" w:rsidRPr="00BB7604" w14:paraId="3A255FCA"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0AD0C5B4"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063D3B66"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761C6396" w14:textId="032ABE1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Example: "Apartment"</w:t>
            </w:r>
          </w:p>
        </w:tc>
      </w:tr>
      <w:tr w:rsidR="0062748F" w:rsidRPr="00BB7604" w14:paraId="353CC79B"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46D88A3F" w14:textId="69718E25"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rPr>
              <w:t>collaterals[].lotNumber</w:t>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35A1738D" w14:textId="4C1C2D5D"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3332A39E" w14:textId="0DDAB76D"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8" w:space="0" w:color="000000"/>
              <w:bottom w:val="single" w:sz="8" w:space="0" w:color="000000"/>
              <w:right w:val="single" w:sz="8" w:space="0" w:color="000000"/>
            </w:tcBorders>
          </w:tcPr>
          <w:p w14:paraId="130B5807" w14:textId="2F65B879"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Lot Number</w:t>
            </w:r>
          </w:p>
        </w:tc>
      </w:tr>
      <w:tr w:rsidR="0062748F" w:rsidRPr="00BB7604" w14:paraId="62C26A7A"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77C24E96"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744DC30E"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6640E5F2" w14:textId="30E6FB05"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Asset Information → </w:t>
            </w:r>
            <w:r w:rsidRPr="004F1DD5">
              <w:rPr>
                <w:rFonts w:ascii="Times New Roman" w:eastAsiaTheme="minorEastAsia" w:hAnsi="Times New Roman"/>
                <w:sz w:val="22"/>
                <w:szCs w:val="22"/>
              </w:rPr>
              <w:t xml:space="preserve">Collateral </w:t>
            </w:r>
            <w:r w:rsidRPr="00BB7604">
              <w:rPr>
                <w:rFonts w:ascii="Times New Roman" w:eastAsiaTheme="minorEastAsia" w:hAnsi="Times New Roman"/>
                <w:sz w:val="22"/>
                <w:szCs w:val="22"/>
              </w:rPr>
              <w:t>→ Property Information → Lot Number</w:t>
            </w:r>
          </w:p>
        </w:tc>
      </w:tr>
      <w:tr w:rsidR="0062748F" w:rsidRPr="00BB7604" w14:paraId="53BD87CB"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577BA3EF"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3D4CEAF4"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4ADE7865" w14:textId="21C43560"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rPr>
              <w:t>collaterals[].</w:t>
            </w:r>
            <w:r w:rsidRPr="00BB7604">
              <w:rPr>
                <w:rFonts w:ascii="Times New Roman" w:hAnsi="Times New Roman"/>
                <w:bCs/>
                <w:color w:val="000000"/>
                <w:sz w:val="22"/>
                <w:szCs w:val="22"/>
              </w:rPr>
              <w:t>lotNumber</w:t>
            </w:r>
          </w:p>
        </w:tc>
      </w:tr>
      <w:tr w:rsidR="0062748F" w:rsidRPr="00BB7604" w14:paraId="730E44FF"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290F4D11"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4B0C423E"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30561FCA" w14:textId="57699232"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BB7604">
              <w:rPr>
                <w:rFonts w:ascii="Times New Roman" w:eastAsiaTheme="minorEastAsia" w:hAnsi="Times New Roman"/>
                <w:sz w:val="22"/>
                <w:szCs w:val="22"/>
                <w:lang w:val="ru-RU"/>
              </w:rPr>
              <w:t>Example: "234234234"</w:t>
            </w:r>
          </w:p>
        </w:tc>
      </w:tr>
      <w:tr w:rsidR="0062748F" w:rsidRPr="00BB7604" w14:paraId="0A0C1386"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0579E8D2" w14:textId="0B599BFB"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rPr>
              <w:lastRenderedPageBreak/>
              <w:t>collaterals[].mapSheetNumber</w:t>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0ED0E07C" w14:textId="11B342D1"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6CEA7FA2" w14:textId="7E40C00C"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8" w:space="0" w:color="000000"/>
              <w:bottom w:val="single" w:sz="8" w:space="0" w:color="000000"/>
              <w:right w:val="single" w:sz="8" w:space="0" w:color="000000"/>
            </w:tcBorders>
          </w:tcPr>
          <w:p w14:paraId="61C2D256" w14:textId="2D0B82F6"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Map sheet Number</w:t>
            </w:r>
          </w:p>
        </w:tc>
      </w:tr>
      <w:tr w:rsidR="0062748F" w:rsidRPr="00BB7604" w14:paraId="5C6B3118"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0C55ACD6"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4DD44736"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63BCC8AB" w14:textId="7E2B1841"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Asset Information → </w:t>
            </w:r>
            <w:r w:rsidRPr="004F1DD5">
              <w:rPr>
                <w:rFonts w:ascii="Times New Roman" w:eastAsiaTheme="minorEastAsia" w:hAnsi="Times New Roman"/>
                <w:sz w:val="22"/>
                <w:szCs w:val="22"/>
              </w:rPr>
              <w:t xml:space="preserve">Collateral </w:t>
            </w:r>
            <w:r w:rsidRPr="00BB7604">
              <w:rPr>
                <w:rFonts w:ascii="Times New Roman" w:eastAsiaTheme="minorEastAsia" w:hAnsi="Times New Roman"/>
                <w:sz w:val="22"/>
                <w:szCs w:val="22"/>
              </w:rPr>
              <w:t>→ Property Information → Map sheet Number</w:t>
            </w:r>
          </w:p>
        </w:tc>
      </w:tr>
      <w:tr w:rsidR="0062748F" w:rsidRPr="00BB7604" w14:paraId="331EF312"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174751EB"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261E62F0"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76C65E5C" w14:textId="2593A795"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collaterals[].mapSheetNumber</w:t>
            </w:r>
          </w:p>
        </w:tc>
      </w:tr>
      <w:tr w:rsidR="0062748F" w:rsidRPr="00BB7604" w14:paraId="47325380"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455FD8EC"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4" w:space="0" w:color="auto"/>
              <w:right w:val="single" w:sz="8" w:space="0" w:color="000000"/>
            </w:tcBorders>
            <w:tcMar>
              <w:top w:w="80" w:type="nil"/>
              <w:left w:w="80" w:type="nil"/>
              <w:bottom w:w="80" w:type="nil"/>
              <w:right w:w="80" w:type="nil"/>
            </w:tcMar>
          </w:tcPr>
          <w:p w14:paraId="0911B858"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07D9BCF2" w14:textId="3CE743EB"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Example: "234234234"</w:t>
            </w:r>
          </w:p>
        </w:tc>
      </w:tr>
      <w:tr w:rsidR="0062748F" w:rsidRPr="00BB7604" w14:paraId="07E3FDF7" w14:textId="77777777" w:rsidTr="005A1C26">
        <w:tc>
          <w:tcPr>
            <w:tcW w:w="3207" w:type="dxa"/>
            <w:vMerge w:val="restart"/>
            <w:tcBorders>
              <w:top w:val="single" w:sz="8" w:space="0" w:color="000000"/>
              <w:left w:val="single" w:sz="8" w:space="0" w:color="000000"/>
              <w:right w:val="single" w:sz="4" w:space="0" w:color="auto"/>
            </w:tcBorders>
            <w:tcMar>
              <w:top w:w="80" w:type="nil"/>
              <w:left w:w="80" w:type="nil"/>
              <w:bottom w:w="80" w:type="nil"/>
              <w:right w:w="80" w:type="nil"/>
            </w:tcMar>
          </w:tcPr>
          <w:p w14:paraId="70BA2931" w14:textId="0AD029E1"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rPr>
              <w:t>collaterals[].certNumber</w:t>
            </w:r>
          </w:p>
        </w:tc>
        <w:tc>
          <w:tcPr>
            <w:tcW w:w="3205"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312F98F0" w14:textId="7F425939"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7F520825" w14:textId="0A0B0296"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4" w:space="0" w:color="auto"/>
              <w:bottom w:val="single" w:sz="8" w:space="0" w:color="000000"/>
              <w:right w:val="single" w:sz="8" w:space="0" w:color="000000"/>
            </w:tcBorders>
          </w:tcPr>
          <w:p w14:paraId="303BF99E" w14:textId="6E868118"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Certificate Number</w:t>
            </w:r>
          </w:p>
        </w:tc>
      </w:tr>
      <w:tr w:rsidR="0062748F" w:rsidRPr="00BB7604" w14:paraId="428520FC" w14:textId="77777777" w:rsidTr="005A1C26">
        <w:tc>
          <w:tcPr>
            <w:tcW w:w="3207" w:type="dxa"/>
            <w:vMerge/>
            <w:tcBorders>
              <w:left w:val="single" w:sz="8" w:space="0" w:color="000000"/>
              <w:right w:val="single" w:sz="4" w:space="0" w:color="auto"/>
            </w:tcBorders>
            <w:tcMar>
              <w:top w:w="80" w:type="nil"/>
              <w:left w:w="80" w:type="nil"/>
              <w:bottom w:w="80" w:type="nil"/>
              <w:right w:w="80" w:type="nil"/>
            </w:tcMar>
          </w:tcPr>
          <w:p w14:paraId="50929EDB"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23E52541"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8" w:space="0" w:color="000000"/>
              <w:left w:val="single" w:sz="4" w:space="0" w:color="auto"/>
              <w:bottom w:val="single" w:sz="8" w:space="0" w:color="000000"/>
              <w:right w:val="single" w:sz="8" w:space="0" w:color="000000"/>
            </w:tcBorders>
          </w:tcPr>
          <w:p w14:paraId="28D30575" w14:textId="49BFC55B"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Asset Information → </w:t>
            </w:r>
            <w:r w:rsidRPr="004F1DD5">
              <w:rPr>
                <w:rFonts w:ascii="Times New Roman" w:eastAsiaTheme="minorEastAsia" w:hAnsi="Times New Roman"/>
                <w:sz w:val="22"/>
                <w:szCs w:val="22"/>
              </w:rPr>
              <w:t xml:space="preserve">Collateral </w:t>
            </w:r>
            <w:r w:rsidRPr="00BB7604">
              <w:rPr>
                <w:rFonts w:ascii="Times New Roman" w:eastAsiaTheme="minorEastAsia" w:hAnsi="Times New Roman"/>
                <w:sz w:val="22"/>
                <w:szCs w:val="22"/>
              </w:rPr>
              <w:t>→ Property Information → Certificate Number</w:t>
            </w:r>
          </w:p>
        </w:tc>
      </w:tr>
      <w:tr w:rsidR="0062748F" w:rsidRPr="00BB7604" w14:paraId="05CD8424" w14:textId="77777777" w:rsidTr="005A1C26">
        <w:tc>
          <w:tcPr>
            <w:tcW w:w="3207" w:type="dxa"/>
            <w:vMerge/>
            <w:tcBorders>
              <w:left w:val="single" w:sz="8" w:space="0" w:color="000000"/>
              <w:right w:val="single" w:sz="4" w:space="0" w:color="auto"/>
            </w:tcBorders>
            <w:tcMar>
              <w:top w:w="80" w:type="nil"/>
              <w:left w:w="80" w:type="nil"/>
              <w:bottom w:w="80" w:type="nil"/>
              <w:right w:w="80" w:type="nil"/>
            </w:tcMar>
          </w:tcPr>
          <w:p w14:paraId="084F4854"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64967DC1"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8" w:space="0" w:color="000000"/>
              <w:left w:val="single" w:sz="4" w:space="0" w:color="auto"/>
              <w:bottom w:val="single" w:sz="8" w:space="0" w:color="000000"/>
              <w:right w:val="single" w:sz="8" w:space="0" w:color="000000"/>
            </w:tcBorders>
          </w:tcPr>
          <w:p w14:paraId="7C633AA3" w14:textId="69C820A9"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collaterals[].certNumber</w:t>
            </w:r>
          </w:p>
        </w:tc>
      </w:tr>
      <w:tr w:rsidR="0062748F" w:rsidRPr="00BB7604" w14:paraId="5E6B02B4" w14:textId="77777777" w:rsidTr="005A1C26">
        <w:tc>
          <w:tcPr>
            <w:tcW w:w="3207" w:type="dxa"/>
            <w:vMerge/>
            <w:tcBorders>
              <w:left w:val="single" w:sz="8" w:space="0" w:color="000000"/>
              <w:bottom w:val="single" w:sz="4" w:space="0" w:color="auto"/>
              <w:right w:val="single" w:sz="4" w:space="0" w:color="auto"/>
            </w:tcBorders>
            <w:tcMar>
              <w:top w:w="80" w:type="nil"/>
              <w:left w:w="80" w:type="nil"/>
              <w:bottom w:w="80" w:type="nil"/>
              <w:right w:w="80" w:type="nil"/>
            </w:tcMar>
          </w:tcPr>
          <w:p w14:paraId="3853158C"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666E65BD"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3441E13F" w14:textId="356B788F"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Example: "234234234"</w:t>
            </w:r>
          </w:p>
        </w:tc>
      </w:tr>
      <w:tr w:rsidR="0062748F" w:rsidRPr="00BB7604" w14:paraId="5FC19F0F" w14:textId="77777777" w:rsidTr="005A1C26">
        <w:tc>
          <w:tcPr>
            <w:tcW w:w="3207" w:type="dxa"/>
            <w:vMerge w:val="restart"/>
            <w:tcBorders>
              <w:left w:val="single" w:sz="8" w:space="0" w:color="000000"/>
              <w:right w:val="single" w:sz="4" w:space="0" w:color="auto"/>
            </w:tcBorders>
            <w:tcMar>
              <w:top w:w="80" w:type="nil"/>
              <w:left w:w="80" w:type="nil"/>
              <w:bottom w:w="80" w:type="nil"/>
              <w:right w:w="80" w:type="nil"/>
            </w:tcMar>
          </w:tcPr>
          <w:p w14:paraId="4A53A4E8" w14:textId="01EA93A1"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r w:rsidRPr="00BB7604">
              <w:rPr>
                <w:rFonts w:ascii="Times New Roman" w:eastAsiaTheme="minorEastAsia" w:hAnsi="Times New Roman"/>
                <w:sz w:val="22"/>
                <w:szCs w:val="22"/>
              </w:rPr>
              <w:t>collaterals[].legalDocuments[].documentType</w:t>
            </w:r>
          </w:p>
        </w:tc>
        <w:tc>
          <w:tcPr>
            <w:tcW w:w="3205" w:type="dxa"/>
            <w:vMerge w:val="restart"/>
            <w:tcBorders>
              <w:top w:val="single" w:sz="4" w:space="0" w:color="auto"/>
              <w:left w:val="single" w:sz="4" w:space="0" w:color="auto"/>
              <w:right w:val="single" w:sz="4" w:space="0" w:color="auto"/>
            </w:tcBorders>
            <w:tcMar>
              <w:top w:w="80" w:type="nil"/>
              <w:left w:w="80" w:type="nil"/>
              <w:bottom w:w="80" w:type="nil"/>
              <w:right w:w="80" w:type="nil"/>
            </w:tcMar>
          </w:tcPr>
          <w:p w14:paraId="0E50783A" w14:textId="721801B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05A2B4A7" w14:textId="4021083C"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4" w:space="0" w:color="auto"/>
              <w:bottom w:val="single" w:sz="4" w:space="0" w:color="auto"/>
              <w:right w:val="single" w:sz="8" w:space="0" w:color="000000"/>
            </w:tcBorders>
          </w:tcPr>
          <w:p w14:paraId="67C73177" w14:textId="416AADA5"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ENG: Legal Document </w:t>
            </w:r>
          </w:p>
        </w:tc>
      </w:tr>
      <w:tr w:rsidR="0062748F" w:rsidRPr="00BB7604" w14:paraId="1363F6ED" w14:textId="77777777" w:rsidTr="005A1C26">
        <w:tc>
          <w:tcPr>
            <w:tcW w:w="3207" w:type="dxa"/>
            <w:vMerge/>
            <w:tcBorders>
              <w:left w:val="single" w:sz="8" w:space="0" w:color="000000"/>
              <w:right w:val="single" w:sz="4" w:space="0" w:color="auto"/>
            </w:tcBorders>
            <w:tcMar>
              <w:top w:w="80" w:type="nil"/>
              <w:left w:w="80" w:type="nil"/>
              <w:bottom w:w="80" w:type="nil"/>
              <w:right w:w="80" w:type="nil"/>
            </w:tcMar>
          </w:tcPr>
          <w:p w14:paraId="21FFF3D1"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73396BF2"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78DEB8C9" w14:textId="095E4F32"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w:t>
            </w:r>
          </w:p>
        </w:tc>
      </w:tr>
      <w:tr w:rsidR="0062748F" w:rsidRPr="00BB7604" w14:paraId="71D7C5B3" w14:textId="77777777" w:rsidTr="005A1C26">
        <w:tc>
          <w:tcPr>
            <w:tcW w:w="3207" w:type="dxa"/>
            <w:vMerge/>
            <w:tcBorders>
              <w:left w:val="single" w:sz="8" w:space="0" w:color="000000"/>
              <w:right w:val="single" w:sz="4" w:space="0" w:color="auto"/>
            </w:tcBorders>
            <w:tcMar>
              <w:top w:w="80" w:type="nil"/>
              <w:left w:w="80" w:type="nil"/>
              <w:bottom w:w="80" w:type="nil"/>
              <w:right w:w="80" w:type="nil"/>
            </w:tcMar>
          </w:tcPr>
          <w:p w14:paraId="7D0497F8"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3446F5F0"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2155C0F2" w14:textId="262F2DA3"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collaterals[].legalDocuments[].documentType</w:t>
            </w:r>
          </w:p>
        </w:tc>
      </w:tr>
      <w:tr w:rsidR="0062748F" w:rsidRPr="00BB7604" w14:paraId="3B043C94" w14:textId="77777777" w:rsidTr="005A1C26">
        <w:tc>
          <w:tcPr>
            <w:tcW w:w="3207" w:type="dxa"/>
            <w:vMerge/>
            <w:tcBorders>
              <w:left w:val="single" w:sz="8" w:space="0" w:color="000000"/>
              <w:bottom w:val="single" w:sz="4" w:space="0" w:color="auto"/>
              <w:right w:val="single" w:sz="4" w:space="0" w:color="auto"/>
            </w:tcBorders>
            <w:tcMar>
              <w:top w:w="80" w:type="nil"/>
              <w:left w:w="80" w:type="nil"/>
              <w:bottom w:w="80" w:type="nil"/>
              <w:right w:w="80" w:type="nil"/>
            </w:tcMar>
          </w:tcPr>
          <w:p w14:paraId="7DC8504C"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left w:val="single" w:sz="4" w:space="0" w:color="auto"/>
              <w:bottom w:val="single" w:sz="4" w:space="0" w:color="auto"/>
              <w:right w:val="single" w:sz="4" w:space="0" w:color="auto"/>
            </w:tcBorders>
            <w:tcMar>
              <w:top w:w="80" w:type="nil"/>
              <w:left w:w="80" w:type="nil"/>
              <w:bottom w:w="80" w:type="nil"/>
              <w:right w:w="80" w:type="nil"/>
            </w:tcMar>
          </w:tcPr>
          <w:p w14:paraId="08BD5F96"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6408A73A" w14:textId="7792E63F"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Example: "other"</w:t>
            </w:r>
          </w:p>
        </w:tc>
      </w:tr>
      <w:tr w:rsidR="0062748F" w:rsidRPr="00BB7604" w14:paraId="230A1B54" w14:textId="77777777" w:rsidTr="00CE2B96">
        <w:tc>
          <w:tcPr>
            <w:tcW w:w="3207" w:type="dxa"/>
            <w:vMerge w:val="restart"/>
            <w:tcBorders>
              <w:left w:val="single" w:sz="8" w:space="0" w:color="000000"/>
              <w:right w:val="single" w:sz="4" w:space="0" w:color="auto"/>
            </w:tcBorders>
            <w:tcMar>
              <w:top w:w="80" w:type="nil"/>
              <w:left w:w="80" w:type="nil"/>
              <w:bottom w:w="80" w:type="nil"/>
              <w:right w:w="80" w:type="nil"/>
            </w:tcMar>
          </w:tcPr>
          <w:p w14:paraId="3D12DC94" w14:textId="77154CC5"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r w:rsidRPr="00BB7604">
              <w:rPr>
                <w:rFonts w:ascii="Times New Roman" w:eastAsiaTheme="minorEastAsia" w:hAnsi="Times New Roman"/>
                <w:sz w:val="22"/>
                <w:szCs w:val="22"/>
              </w:rPr>
              <w:t>collaterals[].legalDocuments[].documentTypeOther</w:t>
            </w:r>
          </w:p>
        </w:tc>
        <w:tc>
          <w:tcPr>
            <w:tcW w:w="3205" w:type="dxa"/>
            <w:vMerge w:val="restart"/>
            <w:tcBorders>
              <w:left w:val="single" w:sz="4" w:space="0" w:color="auto"/>
              <w:right w:val="single" w:sz="4" w:space="0" w:color="auto"/>
            </w:tcBorders>
            <w:tcMar>
              <w:top w:w="80" w:type="nil"/>
              <w:left w:w="80" w:type="nil"/>
              <w:bottom w:w="80" w:type="nil"/>
              <w:right w:w="80" w:type="nil"/>
            </w:tcMar>
          </w:tcPr>
          <w:p w14:paraId="472CC54D" w14:textId="060C6965"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17A4F734" w14:textId="1B99EE12"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4" w:space="0" w:color="auto"/>
              <w:bottom w:val="single" w:sz="4" w:space="0" w:color="auto"/>
              <w:right w:val="single" w:sz="8" w:space="0" w:color="000000"/>
            </w:tcBorders>
          </w:tcPr>
          <w:p w14:paraId="2EAC4CC6" w14:textId="36AE3DED"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Legal Document</w:t>
            </w:r>
          </w:p>
        </w:tc>
      </w:tr>
      <w:tr w:rsidR="0062748F" w:rsidRPr="00BB7604" w14:paraId="2847C9CC" w14:textId="77777777" w:rsidTr="00CE2B96">
        <w:tc>
          <w:tcPr>
            <w:tcW w:w="3207" w:type="dxa"/>
            <w:vMerge/>
            <w:tcBorders>
              <w:left w:val="single" w:sz="8" w:space="0" w:color="000000"/>
              <w:right w:val="single" w:sz="4" w:space="0" w:color="auto"/>
            </w:tcBorders>
            <w:tcMar>
              <w:top w:w="80" w:type="nil"/>
              <w:left w:w="80" w:type="nil"/>
              <w:bottom w:w="80" w:type="nil"/>
              <w:right w:w="80" w:type="nil"/>
            </w:tcMar>
          </w:tcPr>
          <w:p w14:paraId="55C71F5C"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530AEEF4"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657DDB02" w14:textId="5A2C9366"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Asset Information → </w:t>
            </w:r>
            <w:r w:rsidRPr="004F1DD5">
              <w:rPr>
                <w:rFonts w:ascii="Times New Roman" w:eastAsiaTheme="minorEastAsia" w:hAnsi="Times New Roman"/>
                <w:sz w:val="22"/>
                <w:szCs w:val="22"/>
              </w:rPr>
              <w:t xml:space="preserve">Collateral </w:t>
            </w:r>
            <w:r w:rsidRPr="00BB7604">
              <w:rPr>
                <w:rFonts w:ascii="Times New Roman" w:eastAsiaTheme="minorEastAsia" w:hAnsi="Times New Roman"/>
                <w:sz w:val="22"/>
                <w:szCs w:val="22"/>
              </w:rPr>
              <w:t>→ Legal Documents → Other Legal Document</w:t>
            </w:r>
          </w:p>
        </w:tc>
      </w:tr>
      <w:tr w:rsidR="0062748F" w:rsidRPr="00BB7604" w14:paraId="6D3006B4" w14:textId="77777777" w:rsidTr="00CE2B96">
        <w:tc>
          <w:tcPr>
            <w:tcW w:w="3207" w:type="dxa"/>
            <w:vMerge/>
            <w:tcBorders>
              <w:left w:val="single" w:sz="8" w:space="0" w:color="000000"/>
              <w:right w:val="single" w:sz="4" w:space="0" w:color="auto"/>
            </w:tcBorders>
            <w:tcMar>
              <w:top w:w="80" w:type="nil"/>
              <w:left w:w="80" w:type="nil"/>
              <w:bottom w:w="80" w:type="nil"/>
              <w:right w:w="80" w:type="nil"/>
            </w:tcMar>
          </w:tcPr>
          <w:p w14:paraId="65156A6D"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01A0D734"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126CA62F" w14:textId="2B91B7BC"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rPr>
              <w:t>collaterals[].legalDocuments[].documentTypeOther</w:t>
            </w:r>
          </w:p>
        </w:tc>
      </w:tr>
      <w:tr w:rsidR="0062748F" w:rsidRPr="00BB7604" w14:paraId="161EF61A" w14:textId="77777777" w:rsidTr="005A1C26">
        <w:tc>
          <w:tcPr>
            <w:tcW w:w="3207" w:type="dxa"/>
            <w:vMerge/>
            <w:tcBorders>
              <w:left w:val="single" w:sz="8" w:space="0" w:color="000000"/>
              <w:bottom w:val="single" w:sz="4" w:space="0" w:color="auto"/>
              <w:right w:val="single" w:sz="4" w:space="0" w:color="auto"/>
            </w:tcBorders>
            <w:tcMar>
              <w:top w:w="80" w:type="nil"/>
              <w:left w:w="80" w:type="nil"/>
              <w:bottom w:w="80" w:type="nil"/>
              <w:right w:w="80" w:type="nil"/>
            </w:tcMar>
          </w:tcPr>
          <w:p w14:paraId="667E247B"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left w:val="single" w:sz="4" w:space="0" w:color="auto"/>
              <w:bottom w:val="single" w:sz="4" w:space="0" w:color="auto"/>
              <w:right w:val="single" w:sz="4" w:space="0" w:color="auto"/>
            </w:tcBorders>
            <w:tcMar>
              <w:top w:w="80" w:type="nil"/>
              <w:left w:w="80" w:type="nil"/>
              <w:bottom w:w="80" w:type="nil"/>
              <w:right w:w="80" w:type="nil"/>
            </w:tcMar>
          </w:tcPr>
          <w:p w14:paraId="104A794C"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141C20B2" w14:textId="6C32F818"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Example: </w:t>
            </w:r>
            <w:r w:rsidRPr="00BB7604">
              <w:rPr>
                <w:rFonts w:ascii="Times New Roman" w:eastAsiaTheme="minorEastAsia" w:hAnsi="Times New Roman"/>
                <w:sz w:val="22"/>
                <w:szCs w:val="22"/>
              </w:rPr>
              <w:t>“Text”</w:t>
            </w:r>
          </w:p>
        </w:tc>
      </w:tr>
      <w:tr w:rsidR="0062748F" w:rsidRPr="00BB7604" w14:paraId="488A67C4" w14:textId="77777777" w:rsidTr="00CE2B96">
        <w:tc>
          <w:tcPr>
            <w:tcW w:w="3207" w:type="dxa"/>
            <w:vMerge w:val="restart"/>
            <w:tcBorders>
              <w:left w:val="single" w:sz="8" w:space="0" w:color="000000"/>
              <w:right w:val="single" w:sz="4" w:space="0" w:color="auto"/>
            </w:tcBorders>
            <w:tcMar>
              <w:top w:w="80" w:type="nil"/>
              <w:left w:w="80" w:type="nil"/>
              <w:bottom w:w="80" w:type="nil"/>
              <w:right w:w="80" w:type="nil"/>
            </w:tcMar>
          </w:tcPr>
          <w:p w14:paraId="669FB22C" w14:textId="57869BF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r w:rsidRPr="00BB7604">
              <w:rPr>
                <w:rFonts w:ascii="Times New Roman" w:eastAsiaTheme="minorEastAsia" w:hAnsi="Times New Roman"/>
                <w:sz w:val="22"/>
                <w:szCs w:val="22"/>
              </w:rPr>
              <w:t>collaterals[].legalDocuments[].documentTypeText</w:t>
            </w:r>
          </w:p>
        </w:tc>
        <w:tc>
          <w:tcPr>
            <w:tcW w:w="3205" w:type="dxa"/>
            <w:vMerge w:val="restart"/>
            <w:tcBorders>
              <w:left w:val="single" w:sz="4" w:space="0" w:color="auto"/>
              <w:right w:val="single" w:sz="4" w:space="0" w:color="auto"/>
            </w:tcBorders>
            <w:tcMar>
              <w:top w:w="80" w:type="nil"/>
              <w:left w:w="80" w:type="nil"/>
              <w:bottom w:w="80" w:type="nil"/>
              <w:right w:w="80" w:type="nil"/>
            </w:tcMar>
          </w:tcPr>
          <w:p w14:paraId="7D60F68E" w14:textId="57E97EC3"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1783415E" w14:textId="0BDF9768"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4" w:space="0" w:color="auto"/>
              <w:bottom w:val="single" w:sz="4" w:space="0" w:color="auto"/>
              <w:right w:val="single" w:sz="8" w:space="0" w:color="000000"/>
            </w:tcBorders>
          </w:tcPr>
          <w:p w14:paraId="216F5E89" w14:textId="344A9BAE"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rPr>
              <w:t>ENG: Document Name</w:t>
            </w:r>
          </w:p>
        </w:tc>
      </w:tr>
      <w:tr w:rsidR="0062748F" w:rsidRPr="00BB7604" w14:paraId="767748B2" w14:textId="77777777" w:rsidTr="00CE2B96">
        <w:tc>
          <w:tcPr>
            <w:tcW w:w="3207" w:type="dxa"/>
            <w:vMerge/>
            <w:tcBorders>
              <w:left w:val="single" w:sz="8" w:space="0" w:color="000000"/>
              <w:right w:val="single" w:sz="4" w:space="0" w:color="auto"/>
            </w:tcBorders>
            <w:tcMar>
              <w:top w:w="80" w:type="nil"/>
              <w:left w:w="80" w:type="nil"/>
              <w:bottom w:w="80" w:type="nil"/>
              <w:right w:w="80" w:type="nil"/>
            </w:tcMar>
          </w:tcPr>
          <w:p w14:paraId="00BB9450"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373566D4"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16B69B7A" w14:textId="16B3DBB1"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Asset Information → </w:t>
            </w:r>
            <w:r w:rsidRPr="004F1DD5">
              <w:rPr>
                <w:rFonts w:ascii="Times New Roman" w:eastAsiaTheme="minorEastAsia" w:hAnsi="Times New Roman"/>
                <w:sz w:val="22"/>
                <w:szCs w:val="22"/>
              </w:rPr>
              <w:t xml:space="preserve">Collateral </w:t>
            </w:r>
            <w:r w:rsidRPr="00BB7604">
              <w:rPr>
                <w:rFonts w:ascii="Times New Roman" w:eastAsiaTheme="minorEastAsia" w:hAnsi="Times New Roman"/>
                <w:sz w:val="22"/>
                <w:szCs w:val="22"/>
              </w:rPr>
              <w:t>→ Legal Documents → Document Name</w:t>
            </w:r>
          </w:p>
        </w:tc>
      </w:tr>
      <w:tr w:rsidR="0062748F" w:rsidRPr="00BB7604" w14:paraId="5945B8B1" w14:textId="77777777" w:rsidTr="00CE2B96">
        <w:tc>
          <w:tcPr>
            <w:tcW w:w="3207" w:type="dxa"/>
            <w:vMerge/>
            <w:tcBorders>
              <w:left w:val="single" w:sz="8" w:space="0" w:color="000000"/>
              <w:right w:val="single" w:sz="4" w:space="0" w:color="auto"/>
            </w:tcBorders>
            <w:tcMar>
              <w:top w:w="80" w:type="nil"/>
              <w:left w:w="80" w:type="nil"/>
              <w:bottom w:w="80" w:type="nil"/>
              <w:right w:w="80" w:type="nil"/>
            </w:tcMar>
          </w:tcPr>
          <w:p w14:paraId="592CC967"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26374E42"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32C20BA6" w14:textId="1449E961"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rPr>
              <w:t>collaterals[].legalDocuments[].</w:t>
            </w:r>
            <w:r w:rsidRPr="00BB7604">
              <w:rPr>
                <w:rFonts w:ascii="Times New Roman" w:eastAsiaTheme="minorEastAsia" w:hAnsi="Times New Roman"/>
                <w:sz w:val="22"/>
                <w:szCs w:val="22"/>
                <w:lang w:val="ru-RU"/>
              </w:rPr>
              <w:t>documentTypeText</w:t>
            </w:r>
          </w:p>
        </w:tc>
      </w:tr>
      <w:tr w:rsidR="0062748F" w:rsidRPr="00BB7604" w14:paraId="17194CB2" w14:textId="77777777" w:rsidTr="005A1C26">
        <w:tc>
          <w:tcPr>
            <w:tcW w:w="3207" w:type="dxa"/>
            <w:vMerge/>
            <w:tcBorders>
              <w:left w:val="single" w:sz="8" w:space="0" w:color="000000"/>
              <w:bottom w:val="single" w:sz="4" w:space="0" w:color="auto"/>
              <w:right w:val="single" w:sz="4" w:space="0" w:color="auto"/>
            </w:tcBorders>
            <w:tcMar>
              <w:top w:w="80" w:type="nil"/>
              <w:left w:w="80" w:type="nil"/>
              <w:bottom w:w="80" w:type="nil"/>
              <w:right w:w="80" w:type="nil"/>
            </w:tcMar>
          </w:tcPr>
          <w:p w14:paraId="62CB52E3"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left w:val="single" w:sz="4" w:space="0" w:color="auto"/>
              <w:bottom w:val="single" w:sz="4" w:space="0" w:color="auto"/>
              <w:right w:val="single" w:sz="4" w:space="0" w:color="auto"/>
            </w:tcBorders>
            <w:tcMar>
              <w:top w:w="80" w:type="nil"/>
              <w:left w:w="80" w:type="nil"/>
              <w:bottom w:w="80" w:type="nil"/>
              <w:right w:w="80" w:type="nil"/>
            </w:tcMar>
          </w:tcPr>
          <w:p w14:paraId="2D37C095"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4EE3E01B" w14:textId="7FCD76DA"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Example: </w:t>
            </w:r>
            <w:r w:rsidRPr="00BB7604">
              <w:rPr>
                <w:rFonts w:ascii="Times New Roman" w:eastAsiaTheme="minorEastAsia" w:hAnsi="Times New Roman"/>
                <w:sz w:val="22"/>
                <w:szCs w:val="22"/>
              </w:rPr>
              <w:t>"Agreement document"</w:t>
            </w:r>
          </w:p>
        </w:tc>
      </w:tr>
      <w:tr w:rsidR="0062748F" w:rsidRPr="00BB7604" w14:paraId="33C12A1B" w14:textId="77777777" w:rsidTr="00CE2B96">
        <w:tc>
          <w:tcPr>
            <w:tcW w:w="3207" w:type="dxa"/>
            <w:vMerge w:val="restart"/>
            <w:tcBorders>
              <w:left w:val="single" w:sz="8" w:space="0" w:color="000000"/>
              <w:right w:val="single" w:sz="4" w:space="0" w:color="auto"/>
            </w:tcBorders>
            <w:tcMar>
              <w:top w:w="80" w:type="nil"/>
              <w:left w:w="80" w:type="nil"/>
              <w:bottom w:w="80" w:type="nil"/>
              <w:right w:w="80" w:type="nil"/>
            </w:tcMar>
          </w:tcPr>
          <w:p w14:paraId="22B3557B" w14:textId="0509C9C4"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r w:rsidRPr="00BB7604">
              <w:rPr>
                <w:rFonts w:ascii="Times New Roman" w:eastAsiaTheme="minorEastAsia" w:hAnsi="Times New Roman"/>
                <w:sz w:val="22"/>
                <w:szCs w:val="22"/>
              </w:rPr>
              <w:lastRenderedPageBreak/>
              <w:t>collaterals[].legalDocuments[].documentNumber</w:t>
            </w:r>
          </w:p>
        </w:tc>
        <w:tc>
          <w:tcPr>
            <w:tcW w:w="3205" w:type="dxa"/>
            <w:vMerge w:val="restart"/>
            <w:tcBorders>
              <w:left w:val="single" w:sz="4" w:space="0" w:color="auto"/>
              <w:right w:val="single" w:sz="4" w:space="0" w:color="auto"/>
            </w:tcBorders>
            <w:tcMar>
              <w:top w:w="80" w:type="nil"/>
              <w:left w:w="80" w:type="nil"/>
              <w:bottom w:w="80" w:type="nil"/>
              <w:right w:w="80" w:type="nil"/>
            </w:tcMar>
          </w:tcPr>
          <w:p w14:paraId="6F7F8A45" w14:textId="26DF0A0F"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54E312E5" w14:textId="0AE865B8"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4" w:space="0" w:color="auto"/>
              <w:bottom w:val="single" w:sz="4" w:space="0" w:color="auto"/>
              <w:right w:val="single" w:sz="8" w:space="0" w:color="000000"/>
            </w:tcBorders>
          </w:tcPr>
          <w:p w14:paraId="2658B269" w14:textId="02C2827C"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Document Number</w:t>
            </w:r>
          </w:p>
        </w:tc>
      </w:tr>
      <w:tr w:rsidR="0062748F" w:rsidRPr="00BB7604" w14:paraId="2FE247B0" w14:textId="77777777" w:rsidTr="00CE2B96">
        <w:tc>
          <w:tcPr>
            <w:tcW w:w="3207" w:type="dxa"/>
            <w:vMerge/>
            <w:tcBorders>
              <w:left w:val="single" w:sz="8" w:space="0" w:color="000000"/>
              <w:right w:val="single" w:sz="4" w:space="0" w:color="auto"/>
            </w:tcBorders>
            <w:tcMar>
              <w:top w:w="80" w:type="nil"/>
              <w:left w:w="80" w:type="nil"/>
              <w:bottom w:w="80" w:type="nil"/>
              <w:right w:w="80" w:type="nil"/>
            </w:tcMar>
          </w:tcPr>
          <w:p w14:paraId="14791DFC"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05800DAA"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1C98E051" w14:textId="4FB22859"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Asset Information → </w:t>
            </w:r>
            <w:r w:rsidRPr="004F1DD5">
              <w:rPr>
                <w:rFonts w:ascii="Times New Roman" w:eastAsiaTheme="minorEastAsia" w:hAnsi="Times New Roman"/>
                <w:sz w:val="22"/>
                <w:szCs w:val="22"/>
              </w:rPr>
              <w:t xml:space="preserve">Collateral </w:t>
            </w:r>
            <w:r w:rsidRPr="00BB7604">
              <w:rPr>
                <w:rFonts w:ascii="Times New Roman" w:eastAsiaTheme="minorEastAsia" w:hAnsi="Times New Roman"/>
                <w:sz w:val="22"/>
                <w:szCs w:val="22"/>
              </w:rPr>
              <w:t>→ Legal Documents → Other Legal Document</w:t>
            </w:r>
          </w:p>
        </w:tc>
      </w:tr>
      <w:tr w:rsidR="0062748F" w:rsidRPr="00BB7604" w14:paraId="013684F2" w14:textId="77777777" w:rsidTr="00CE2B96">
        <w:tc>
          <w:tcPr>
            <w:tcW w:w="3207" w:type="dxa"/>
            <w:vMerge/>
            <w:tcBorders>
              <w:left w:val="single" w:sz="8" w:space="0" w:color="000000"/>
              <w:right w:val="single" w:sz="4" w:space="0" w:color="auto"/>
            </w:tcBorders>
            <w:tcMar>
              <w:top w:w="80" w:type="nil"/>
              <w:left w:w="80" w:type="nil"/>
              <w:bottom w:w="80" w:type="nil"/>
              <w:right w:w="80" w:type="nil"/>
            </w:tcMar>
          </w:tcPr>
          <w:p w14:paraId="16E4F0A0"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67EFDAC0"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77A7F387" w14:textId="110F0AB6"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rPr>
              <w:t>collaterals[].legalDocuments[].documentNumber</w:t>
            </w:r>
          </w:p>
        </w:tc>
      </w:tr>
      <w:tr w:rsidR="0062748F" w:rsidRPr="00BB7604" w14:paraId="4F3FD2E1" w14:textId="77777777" w:rsidTr="005A1C26">
        <w:tc>
          <w:tcPr>
            <w:tcW w:w="3207" w:type="dxa"/>
            <w:vMerge/>
            <w:tcBorders>
              <w:left w:val="single" w:sz="8" w:space="0" w:color="000000"/>
              <w:bottom w:val="single" w:sz="4" w:space="0" w:color="auto"/>
              <w:right w:val="single" w:sz="4" w:space="0" w:color="auto"/>
            </w:tcBorders>
            <w:tcMar>
              <w:top w:w="80" w:type="nil"/>
              <w:left w:w="80" w:type="nil"/>
              <w:bottom w:w="80" w:type="nil"/>
              <w:right w:w="80" w:type="nil"/>
            </w:tcMar>
          </w:tcPr>
          <w:p w14:paraId="2396F7FB"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left w:val="single" w:sz="4" w:space="0" w:color="auto"/>
              <w:bottom w:val="single" w:sz="4" w:space="0" w:color="auto"/>
              <w:right w:val="single" w:sz="4" w:space="0" w:color="auto"/>
            </w:tcBorders>
            <w:tcMar>
              <w:top w:w="80" w:type="nil"/>
              <w:left w:w="80" w:type="nil"/>
              <w:bottom w:w="80" w:type="nil"/>
              <w:right w:w="80" w:type="nil"/>
            </w:tcMar>
          </w:tcPr>
          <w:p w14:paraId="71B41746"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24EDBB86" w14:textId="4882D771"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Example:</w:t>
            </w:r>
            <w:r w:rsidRPr="00BB7604">
              <w:rPr>
                <w:rFonts w:ascii="Times New Roman" w:eastAsiaTheme="minorEastAsia" w:hAnsi="Times New Roman"/>
                <w:sz w:val="22"/>
                <w:szCs w:val="22"/>
              </w:rPr>
              <w:t xml:space="preserve"> "32"</w:t>
            </w:r>
          </w:p>
        </w:tc>
      </w:tr>
      <w:tr w:rsidR="0062748F" w:rsidRPr="00BB7604" w14:paraId="66D22721" w14:textId="77777777" w:rsidTr="00CE2B96">
        <w:tc>
          <w:tcPr>
            <w:tcW w:w="3207" w:type="dxa"/>
            <w:vMerge w:val="restart"/>
            <w:tcBorders>
              <w:left w:val="single" w:sz="8" w:space="0" w:color="000000"/>
              <w:right w:val="single" w:sz="4" w:space="0" w:color="auto"/>
            </w:tcBorders>
            <w:tcMar>
              <w:top w:w="80" w:type="nil"/>
              <w:left w:w="80" w:type="nil"/>
              <w:bottom w:w="80" w:type="nil"/>
              <w:right w:w="80" w:type="nil"/>
            </w:tcMar>
          </w:tcPr>
          <w:p w14:paraId="732D9F58" w14:textId="713A4B2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r w:rsidRPr="00BB7604">
              <w:rPr>
                <w:rFonts w:ascii="Times New Roman" w:eastAsiaTheme="minorEastAsia" w:hAnsi="Times New Roman"/>
                <w:sz w:val="22"/>
                <w:szCs w:val="22"/>
              </w:rPr>
              <w:t>collaterals[].legalDocuments[].documentIssuePlace</w:t>
            </w:r>
          </w:p>
        </w:tc>
        <w:tc>
          <w:tcPr>
            <w:tcW w:w="3205" w:type="dxa"/>
            <w:vMerge w:val="restart"/>
            <w:tcBorders>
              <w:left w:val="single" w:sz="4" w:space="0" w:color="auto"/>
              <w:right w:val="single" w:sz="4" w:space="0" w:color="auto"/>
            </w:tcBorders>
            <w:tcMar>
              <w:top w:w="80" w:type="nil"/>
              <w:left w:w="80" w:type="nil"/>
              <w:bottom w:w="80" w:type="nil"/>
              <w:right w:w="80" w:type="nil"/>
            </w:tcMar>
          </w:tcPr>
          <w:p w14:paraId="064BEEDC" w14:textId="517A86AF"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3846D5BA" w14:textId="2A171782"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4" w:space="0" w:color="auto"/>
              <w:bottom w:val="single" w:sz="4" w:space="0" w:color="auto"/>
              <w:right w:val="single" w:sz="8" w:space="0" w:color="000000"/>
            </w:tcBorders>
          </w:tcPr>
          <w:p w14:paraId="108203A2" w14:textId="7E5D28AB"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Issue Place</w:t>
            </w:r>
          </w:p>
        </w:tc>
      </w:tr>
      <w:tr w:rsidR="0062748F" w:rsidRPr="00BB7604" w14:paraId="542210A7" w14:textId="77777777" w:rsidTr="00CE2B96">
        <w:tc>
          <w:tcPr>
            <w:tcW w:w="3207" w:type="dxa"/>
            <w:vMerge/>
            <w:tcBorders>
              <w:left w:val="single" w:sz="8" w:space="0" w:color="000000"/>
              <w:right w:val="single" w:sz="4" w:space="0" w:color="auto"/>
            </w:tcBorders>
            <w:tcMar>
              <w:top w:w="80" w:type="nil"/>
              <w:left w:w="80" w:type="nil"/>
              <w:bottom w:w="80" w:type="nil"/>
              <w:right w:w="80" w:type="nil"/>
            </w:tcMar>
          </w:tcPr>
          <w:p w14:paraId="27340F8E"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13458A03"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6DCC5D3E" w14:textId="5AFEC9A1"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Asset Information → </w:t>
            </w:r>
            <w:r w:rsidRPr="004F1DD5">
              <w:rPr>
                <w:rFonts w:ascii="Times New Roman" w:eastAsiaTheme="minorEastAsia" w:hAnsi="Times New Roman"/>
                <w:sz w:val="22"/>
                <w:szCs w:val="22"/>
              </w:rPr>
              <w:t xml:space="preserve">Collateral </w:t>
            </w:r>
            <w:r w:rsidRPr="00BB7604">
              <w:rPr>
                <w:rFonts w:ascii="Times New Roman" w:eastAsiaTheme="minorEastAsia" w:hAnsi="Times New Roman"/>
                <w:sz w:val="22"/>
                <w:szCs w:val="22"/>
              </w:rPr>
              <w:t>→ Legal Documents → Other Legal Document</w:t>
            </w:r>
          </w:p>
        </w:tc>
      </w:tr>
      <w:tr w:rsidR="0062748F" w:rsidRPr="00BB7604" w14:paraId="412C61D4" w14:textId="77777777" w:rsidTr="00CE2B96">
        <w:tc>
          <w:tcPr>
            <w:tcW w:w="3207" w:type="dxa"/>
            <w:vMerge/>
            <w:tcBorders>
              <w:left w:val="single" w:sz="8" w:space="0" w:color="000000"/>
              <w:right w:val="single" w:sz="4" w:space="0" w:color="auto"/>
            </w:tcBorders>
            <w:tcMar>
              <w:top w:w="80" w:type="nil"/>
              <w:left w:w="80" w:type="nil"/>
              <w:bottom w:w="80" w:type="nil"/>
              <w:right w:w="80" w:type="nil"/>
            </w:tcMar>
          </w:tcPr>
          <w:p w14:paraId="39E5BDB2"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3DAB2623"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69E2E9B3" w14:textId="5E3FF489"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rPr>
              <w:t>collaterals[].legalDocuments[].documentIssuePlace</w:t>
            </w:r>
          </w:p>
        </w:tc>
      </w:tr>
      <w:tr w:rsidR="0062748F" w:rsidRPr="00BB7604" w14:paraId="2906A88A" w14:textId="77777777" w:rsidTr="005A1C26">
        <w:tc>
          <w:tcPr>
            <w:tcW w:w="3207" w:type="dxa"/>
            <w:vMerge/>
            <w:tcBorders>
              <w:left w:val="single" w:sz="8" w:space="0" w:color="000000"/>
              <w:bottom w:val="single" w:sz="4" w:space="0" w:color="auto"/>
              <w:right w:val="single" w:sz="4" w:space="0" w:color="auto"/>
            </w:tcBorders>
            <w:tcMar>
              <w:top w:w="80" w:type="nil"/>
              <w:left w:w="80" w:type="nil"/>
              <w:bottom w:w="80" w:type="nil"/>
              <w:right w:w="80" w:type="nil"/>
            </w:tcMar>
          </w:tcPr>
          <w:p w14:paraId="5EB1C7C6"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left w:val="single" w:sz="4" w:space="0" w:color="auto"/>
              <w:bottom w:val="single" w:sz="4" w:space="0" w:color="auto"/>
              <w:right w:val="single" w:sz="4" w:space="0" w:color="auto"/>
            </w:tcBorders>
            <w:tcMar>
              <w:top w:w="80" w:type="nil"/>
              <w:left w:w="80" w:type="nil"/>
              <w:bottom w:w="80" w:type="nil"/>
              <w:right w:w="80" w:type="nil"/>
            </w:tcMar>
          </w:tcPr>
          <w:p w14:paraId="6549D4E3"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5C790020" w14:textId="40E8DF03"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Example:</w:t>
            </w:r>
            <w:r w:rsidRPr="00BB7604">
              <w:rPr>
                <w:rFonts w:ascii="Times New Roman" w:eastAsiaTheme="minorEastAsia" w:hAnsi="Times New Roman"/>
                <w:sz w:val="22"/>
                <w:szCs w:val="22"/>
              </w:rPr>
              <w:t xml:space="preserve"> "23"</w:t>
            </w:r>
          </w:p>
        </w:tc>
      </w:tr>
      <w:tr w:rsidR="0062748F" w:rsidRPr="00BB7604" w14:paraId="34A028AE" w14:textId="77777777" w:rsidTr="00CE2B96">
        <w:tc>
          <w:tcPr>
            <w:tcW w:w="3207" w:type="dxa"/>
            <w:vMerge w:val="restart"/>
            <w:tcBorders>
              <w:left w:val="single" w:sz="8" w:space="0" w:color="000000"/>
              <w:right w:val="single" w:sz="4" w:space="0" w:color="auto"/>
            </w:tcBorders>
            <w:tcMar>
              <w:top w:w="80" w:type="nil"/>
              <w:left w:w="80" w:type="nil"/>
              <w:bottom w:w="80" w:type="nil"/>
              <w:right w:w="80" w:type="nil"/>
            </w:tcMar>
          </w:tcPr>
          <w:p w14:paraId="30F59AE3" w14:textId="33792FB4"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r w:rsidRPr="00BB7604">
              <w:rPr>
                <w:rFonts w:ascii="Times New Roman" w:eastAsiaTheme="minorEastAsia" w:hAnsi="Times New Roman"/>
                <w:sz w:val="22"/>
                <w:szCs w:val="22"/>
              </w:rPr>
              <w:t>collaterals[].legalDocuments[].documentIssueDate</w:t>
            </w:r>
          </w:p>
        </w:tc>
        <w:tc>
          <w:tcPr>
            <w:tcW w:w="3205" w:type="dxa"/>
            <w:vMerge w:val="restart"/>
            <w:tcBorders>
              <w:left w:val="single" w:sz="4" w:space="0" w:color="auto"/>
              <w:right w:val="single" w:sz="4" w:space="0" w:color="auto"/>
            </w:tcBorders>
            <w:tcMar>
              <w:top w:w="80" w:type="nil"/>
              <w:left w:w="80" w:type="nil"/>
              <w:bottom w:w="80" w:type="nil"/>
              <w:right w:w="80" w:type="nil"/>
            </w:tcMar>
          </w:tcPr>
          <w:p w14:paraId="0A9EC96D" w14:textId="30750C53"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Type: String</w:t>
            </w:r>
          </w:p>
          <w:p w14:paraId="5943B537" w14:textId="08A2223C"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r w:rsidRPr="00BB7604">
              <w:rPr>
                <w:rFonts w:ascii="Times New Roman" w:eastAsiaTheme="minorEastAsia" w:hAnsi="Times New Roman"/>
                <w:sz w:val="22"/>
                <w:szCs w:val="22"/>
                <w:lang w:val="ru-RU"/>
              </w:rPr>
              <w:t xml:space="preserve">Required: </w:t>
            </w:r>
            <w:r w:rsidRPr="00BB7604">
              <w:rPr>
                <w:rFonts w:ascii="Times New Roman" w:eastAsiaTheme="minorEastAsia" w:hAnsi="Times New Roman"/>
                <w:sz w:val="22"/>
                <w:szCs w:val="22"/>
              </w:rPr>
              <w:t>No</w:t>
            </w:r>
          </w:p>
        </w:tc>
        <w:tc>
          <w:tcPr>
            <w:tcW w:w="3205" w:type="dxa"/>
            <w:tcBorders>
              <w:top w:val="single" w:sz="8" w:space="0" w:color="000000"/>
              <w:left w:val="single" w:sz="4" w:space="0" w:color="auto"/>
              <w:bottom w:val="single" w:sz="4" w:space="0" w:color="auto"/>
              <w:right w:val="single" w:sz="8" w:space="0" w:color="000000"/>
            </w:tcBorders>
          </w:tcPr>
          <w:p w14:paraId="158BF0C3" w14:textId="04A24C30"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rPr>
              <w:t>ENG: Issue Date</w:t>
            </w:r>
          </w:p>
        </w:tc>
      </w:tr>
      <w:tr w:rsidR="0062748F" w:rsidRPr="00BB7604" w14:paraId="12C09375" w14:textId="77777777" w:rsidTr="00CE2B96">
        <w:tc>
          <w:tcPr>
            <w:tcW w:w="3207" w:type="dxa"/>
            <w:vMerge/>
            <w:tcBorders>
              <w:left w:val="single" w:sz="8" w:space="0" w:color="000000"/>
              <w:right w:val="single" w:sz="4" w:space="0" w:color="auto"/>
            </w:tcBorders>
            <w:tcMar>
              <w:top w:w="80" w:type="nil"/>
              <w:left w:w="80" w:type="nil"/>
              <w:bottom w:w="80" w:type="nil"/>
              <w:right w:w="80" w:type="nil"/>
            </w:tcMar>
          </w:tcPr>
          <w:p w14:paraId="7F456BC1"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2543D56F"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365FC2CA" w14:textId="0C3FF474"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Asset Information → </w:t>
            </w:r>
            <w:r w:rsidRPr="004F1DD5">
              <w:rPr>
                <w:rFonts w:ascii="Times New Roman" w:eastAsiaTheme="minorEastAsia" w:hAnsi="Times New Roman"/>
                <w:sz w:val="22"/>
                <w:szCs w:val="22"/>
              </w:rPr>
              <w:t xml:space="preserve">Collateral </w:t>
            </w:r>
            <w:r w:rsidRPr="00BB7604">
              <w:rPr>
                <w:rFonts w:ascii="Times New Roman" w:eastAsiaTheme="minorEastAsia" w:hAnsi="Times New Roman"/>
                <w:sz w:val="22"/>
                <w:szCs w:val="22"/>
              </w:rPr>
              <w:t>→ Legal Documents → Other Legal Document</w:t>
            </w:r>
          </w:p>
        </w:tc>
      </w:tr>
      <w:tr w:rsidR="0062748F" w:rsidRPr="00BB7604" w14:paraId="0A769952" w14:textId="77777777" w:rsidTr="00CE2B96">
        <w:tc>
          <w:tcPr>
            <w:tcW w:w="3207" w:type="dxa"/>
            <w:vMerge/>
            <w:tcBorders>
              <w:left w:val="single" w:sz="8" w:space="0" w:color="000000"/>
              <w:right w:val="single" w:sz="4" w:space="0" w:color="auto"/>
            </w:tcBorders>
            <w:tcMar>
              <w:top w:w="80" w:type="nil"/>
              <w:left w:w="80" w:type="nil"/>
              <w:bottom w:w="80" w:type="nil"/>
              <w:right w:w="80" w:type="nil"/>
            </w:tcMar>
          </w:tcPr>
          <w:p w14:paraId="00E59B57"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0385160D"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23ABA21B" w14:textId="10A055B0"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rPr>
              <w:t>collaterals[].legalDocuments[].documentIssueDate</w:t>
            </w:r>
          </w:p>
        </w:tc>
      </w:tr>
      <w:tr w:rsidR="0062748F" w:rsidRPr="00BB7604" w14:paraId="22BBF87D" w14:textId="77777777" w:rsidTr="005A1C26">
        <w:tc>
          <w:tcPr>
            <w:tcW w:w="3207" w:type="dxa"/>
            <w:vMerge/>
            <w:tcBorders>
              <w:left w:val="single" w:sz="8" w:space="0" w:color="000000"/>
              <w:bottom w:val="single" w:sz="4" w:space="0" w:color="auto"/>
              <w:right w:val="single" w:sz="4" w:space="0" w:color="auto"/>
            </w:tcBorders>
            <w:tcMar>
              <w:top w:w="80" w:type="nil"/>
              <w:left w:w="80" w:type="nil"/>
              <w:bottom w:w="80" w:type="nil"/>
              <w:right w:w="80" w:type="nil"/>
            </w:tcMar>
          </w:tcPr>
          <w:p w14:paraId="02E49920"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left w:val="single" w:sz="4" w:space="0" w:color="auto"/>
              <w:bottom w:val="single" w:sz="4" w:space="0" w:color="auto"/>
              <w:right w:val="single" w:sz="4" w:space="0" w:color="auto"/>
            </w:tcBorders>
            <w:tcMar>
              <w:top w:w="80" w:type="nil"/>
              <w:left w:w="80" w:type="nil"/>
              <w:bottom w:w="80" w:type="nil"/>
              <w:right w:w="80" w:type="nil"/>
            </w:tcMar>
          </w:tcPr>
          <w:p w14:paraId="16D3108B"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3A2E7143" w14:textId="091F0446"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Example:</w:t>
            </w:r>
            <w:r w:rsidRPr="00BB7604">
              <w:rPr>
                <w:rFonts w:ascii="Times New Roman" w:eastAsiaTheme="minorEastAsia" w:hAnsi="Times New Roman"/>
                <w:sz w:val="22"/>
                <w:szCs w:val="22"/>
              </w:rPr>
              <w:t xml:space="preserve"> "2026-10-11T21:00:00.000Z"</w:t>
            </w:r>
          </w:p>
        </w:tc>
      </w:tr>
      <w:tr w:rsidR="0062748F" w:rsidRPr="00BB7604" w14:paraId="5AA1E042" w14:textId="77777777" w:rsidTr="005A1C26">
        <w:tc>
          <w:tcPr>
            <w:tcW w:w="3207"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440BB662"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w:t>
            </w:r>
          </w:p>
          <w:p w14:paraId="5C00182E" w14:textId="119A0E73"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color w:val="000000"/>
                <w:sz w:val="22"/>
                <w:szCs w:val="22"/>
              </w:rPr>
            </w:pPr>
            <w:r w:rsidRPr="00BB7604">
              <w:rPr>
                <w:rFonts w:ascii="Times New Roman" w:eastAsiaTheme="minorEastAsia" w:hAnsi="Times New Roman"/>
                <w:color w:val="FF0000"/>
                <w:sz w:val="22"/>
                <w:szCs w:val="22"/>
              </w:rPr>
              <w:t>Securities – Phase 1.2</w:t>
            </w:r>
          </w:p>
        </w:tc>
        <w:tc>
          <w:tcPr>
            <w:tcW w:w="3205"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3E4C04F1"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p>
          <w:p w14:paraId="18E78762" w14:textId="05665909"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r w:rsidRPr="00BB7604">
              <w:rPr>
                <w:rFonts w:ascii="Times New Roman" w:eastAsiaTheme="minorEastAsia" w:hAnsi="Times New Roman"/>
                <w:sz w:val="22"/>
                <w:szCs w:val="22"/>
                <w:lang w:val="ru-RU"/>
              </w:rPr>
              <w:t xml:space="preserve">Required: </w:t>
            </w:r>
          </w:p>
        </w:tc>
        <w:tc>
          <w:tcPr>
            <w:tcW w:w="3205" w:type="dxa"/>
            <w:tcBorders>
              <w:top w:val="single" w:sz="4" w:space="0" w:color="auto"/>
              <w:left w:val="single" w:sz="4" w:space="0" w:color="auto"/>
              <w:bottom w:val="single" w:sz="4" w:space="0" w:color="auto"/>
              <w:right w:val="single" w:sz="4" w:space="0" w:color="auto"/>
            </w:tcBorders>
          </w:tcPr>
          <w:p w14:paraId="3AC05B2D" w14:textId="0DC31DF2"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Certificate Number</w:t>
            </w:r>
          </w:p>
          <w:p w14:paraId="3D114571" w14:textId="0076B2E1"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VNM: </w:t>
            </w:r>
          </w:p>
        </w:tc>
      </w:tr>
      <w:tr w:rsidR="0062748F" w:rsidRPr="00BB7604" w14:paraId="28225422" w14:textId="77777777" w:rsidTr="005A1C26">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0F252683"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1F431D99"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4" w:space="0" w:color="auto"/>
              <w:left w:val="single" w:sz="4" w:space="0" w:color="auto"/>
              <w:bottom w:val="single" w:sz="4" w:space="0" w:color="auto"/>
              <w:right w:val="single" w:sz="4" w:space="0" w:color="auto"/>
            </w:tcBorders>
          </w:tcPr>
          <w:p w14:paraId="7F097033" w14:textId="64B919EF"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r>
      <w:tr w:rsidR="0062748F" w:rsidRPr="00BB7604" w14:paraId="7F984D9D" w14:textId="77777777" w:rsidTr="005A1C26">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48025CB7"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1DABB372"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4" w:space="0" w:color="auto"/>
              <w:left w:val="single" w:sz="4" w:space="0" w:color="auto"/>
              <w:bottom w:val="single" w:sz="4" w:space="0" w:color="auto"/>
              <w:right w:val="single" w:sz="4" w:space="0" w:color="auto"/>
            </w:tcBorders>
          </w:tcPr>
          <w:p w14:paraId="5F0FE385" w14:textId="2C24C882"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r>
      <w:tr w:rsidR="0062748F" w:rsidRPr="00BB7604" w14:paraId="3391BE9D" w14:textId="77777777" w:rsidTr="005A1C26">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10E67A3F"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74EC8040"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4" w:space="0" w:color="auto"/>
              <w:left w:val="single" w:sz="4" w:space="0" w:color="auto"/>
              <w:bottom w:val="single" w:sz="4" w:space="0" w:color="auto"/>
              <w:right w:val="single" w:sz="4" w:space="0" w:color="auto"/>
            </w:tcBorders>
          </w:tcPr>
          <w:p w14:paraId="30010E63" w14:textId="483226A9"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Example: </w:t>
            </w:r>
          </w:p>
        </w:tc>
      </w:tr>
      <w:tr w:rsidR="0062748F" w:rsidRPr="00BB7604" w14:paraId="6B8616B4" w14:textId="77777777" w:rsidTr="00E60E21">
        <w:tc>
          <w:tcPr>
            <w:tcW w:w="3207"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3C93587A" w14:textId="77777777" w:rsidR="0062748F" w:rsidRPr="00BB7604" w:rsidRDefault="0062748F" w:rsidP="0062748F">
            <w:pPr>
              <w:autoSpaceDE w:val="0"/>
              <w:autoSpaceDN w:val="0"/>
              <w:adjustRightInd w:val="0"/>
              <w:spacing w:after="0" w:line="276"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w:t>
            </w:r>
          </w:p>
          <w:p w14:paraId="752044EF" w14:textId="46FBA24D"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r w:rsidRPr="00BB7604">
              <w:rPr>
                <w:rFonts w:ascii="Times New Roman" w:eastAsiaTheme="minorEastAsia" w:hAnsi="Times New Roman"/>
                <w:color w:val="FF0000"/>
                <w:sz w:val="22"/>
                <w:szCs w:val="22"/>
              </w:rPr>
              <w:t>Securities – Phase 1.2</w:t>
            </w:r>
          </w:p>
        </w:tc>
        <w:tc>
          <w:tcPr>
            <w:tcW w:w="3205"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0A5528FF"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p>
          <w:p w14:paraId="72017883" w14:textId="0012763D"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r w:rsidRPr="00BB7604">
              <w:rPr>
                <w:rFonts w:ascii="Times New Roman" w:eastAsiaTheme="minorEastAsia" w:hAnsi="Times New Roman"/>
                <w:sz w:val="22"/>
                <w:szCs w:val="22"/>
                <w:lang w:val="ru-RU"/>
              </w:rPr>
              <w:t xml:space="preserve">Required: </w:t>
            </w:r>
          </w:p>
        </w:tc>
        <w:tc>
          <w:tcPr>
            <w:tcW w:w="3205" w:type="dxa"/>
            <w:tcBorders>
              <w:top w:val="single" w:sz="4" w:space="0" w:color="auto"/>
              <w:left w:val="single" w:sz="4" w:space="0" w:color="auto"/>
              <w:bottom w:val="single" w:sz="4" w:space="0" w:color="auto"/>
              <w:right w:val="single" w:sz="4" w:space="0" w:color="auto"/>
            </w:tcBorders>
          </w:tcPr>
          <w:p w14:paraId="68534EA1" w14:textId="439E756D"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Serial Number / Contract Number</w:t>
            </w:r>
          </w:p>
          <w:p w14:paraId="3D7924D0" w14:textId="5EFC66F4"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VNM: </w:t>
            </w:r>
          </w:p>
        </w:tc>
      </w:tr>
      <w:tr w:rsidR="0062748F" w:rsidRPr="00BB7604" w14:paraId="53560749" w14:textId="77777777" w:rsidTr="00E60E21">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1221DAC0"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37D1A5D5"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4" w:space="0" w:color="auto"/>
              <w:left w:val="single" w:sz="4" w:space="0" w:color="auto"/>
              <w:bottom w:val="single" w:sz="4" w:space="0" w:color="auto"/>
              <w:right w:val="single" w:sz="4" w:space="0" w:color="auto"/>
            </w:tcBorders>
          </w:tcPr>
          <w:p w14:paraId="00D3AB0F"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r>
      <w:tr w:rsidR="0062748F" w:rsidRPr="00BB7604" w14:paraId="71CD1F0F" w14:textId="77777777" w:rsidTr="00E60E21">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26625523"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2568E7F3"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4" w:space="0" w:color="auto"/>
              <w:left w:val="single" w:sz="4" w:space="0" w:color="auto"/>
              <w:bottom w:val="single" w:sz="4" w:space="0" w:color="auto"/>
              <w:right w:val="single" w:sz="4" w:space="0" w:color="auto"/>
            </w:tcBorders>
          </w:tcPr>
          <w:p w14:paraId="44970CA6"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r>
      <w:tr w:rsidR="0062748F" w:rsidRPr="00BB7604" w14:paraId="3C827DC8" w14:textId="77777777" w:rsidTr="00E60E21">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06C56BA6"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5EBF76FA"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4" w:space="0" w:color="auto"/>
              <w:left w:val="single" w:sz="4" w:space="0" w:color="auto"/>
              <w:bottom w:val="single" w:sz="4" w:space="0" w:color="auto"/>
              <w:right w:val="single" w:sz="4" w:space="0" w:color="auto"/>
            </w:tcBorders>
          </w:tcPr>
          <w:p w14:paraId="72442D15" w14:textId="14069122"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Example: </w:t>
            </w:r>
          </w:p>
        </w:tc>
      </w:tr>
      <w:tr w:rsidR="0062748F" w:rsidRPr="00BB7604" w14:paraId="43B7735A" w14:textId="77777777" w:rsidTr="00E60E21">
        <w:tc>
          <w:tcPr>
            <w:tcW w:w="3207"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1C679A88" w14:textId="77777777" w:rsidR="0062748F" w:rsidRPr="00BB7604" w:rsidRDefault="0062748F" w:rsidP="0062748F">
            <w:pPr>
              <w:autoSpaceDE w:val="0"/>
              <w:autoSpaceDN w:val="0"/>
              <w:adjustRightInd w:val="0"/>
              <w:spacing w:after="0" w:line="276"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w:t>
            </w:r>
          </w:p>
          <w:p w14:paraId="617E4F58" w14:textId="763F88DF"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r w:rsidRPr="00BB7604">
              <w:rPr>
                <w:rFonts w:ascii="Times New Roman" w:eastAsiaTheme="minorEastAsia" w:hAnsi="Times New Roman"/>
                <w:color w:val="FF0000"/>
                <w:sz w:val="22"/>
                <w:szCs w:val="22"/>
              </w:rPr>
              <w:t>Securities – Phase 1.2</w:t>
            </w:r>
          </w:p>
        </w:tc>
        <w:tc>
          <w:tcPr>
            <w:tcW w:w="3205"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066E5054"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p>
          <w:p w14:paraId="45B6BAC9" w14:textId="510C568B"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r w:rsidRPr="00BB7604">
              <w:rPr>
                <w:rFonts w:ascii="Times New Roman" w:eastAsiaTheme="minorEastAsia" w:hAnsi="Times New Roman"/>
                <w:sz w:val="22"/>
                <w:szCs w:val="22"/>
                <w:lang w:val="ru-RU"/>
              </w:rPr>
              <w:t xml:space="preserve">Required: </w:t>
            </w:r>
          </w:p>
        </w:tc>
        <w:tc>
          <w:tcPr>
            <w:tcW w:w="3205" w:type="dxa"/>
            <w:tcBorders>
              <w:top w:val="single" w:sz="4" w:space="0" w:color="auto"/>
              <w:left w:val="single" w:sz="4" w:space="0" w:color="auto"/>
              <w:bottom w:val="single" w:sz="4" w:space="0" w:color="auto"/>
              <w:right w:val="single" w:sz="4" w:space="0" w:color="auto"/>
            </w:tcBorders>
          </w:tcPr>
          <w:p w14:paraId="60D2B455" w14:textId="3F4F2629"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Issue Branch</w:t>
            </w:r>
          </w:p>
          <w:p w14:paraId="0E28865E" w14:textId="0E5D043D"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VNM: </w:t>
            </w:r>
          </w:p>
        </w:tc>
      </w:tr>
      <w:tr w:rsidR="0062748F" w:rsidRPr="00BB7604" w14:paraId="046E644B" w14:textId="77777777" w:rsidTr="00E60E21">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6FD12E2A"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46E505BB"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4" w:space="0" w:color="auto"/>
              <w:left w:val="single" w:sz="4" w:space="0" w:color="auto"/>
              <w:bottom w:val="single" w:sz="4" w:space="0" w:color="auto"/>
              <w:right w:val="single" w:sz="4" w:space="0" w:color="auto"/>
            </w:tcBorders>
          </w:tcPr>
          <w:p w14:paraId="5B19B62B"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r>
      <w:tr w:rsidR="0062748F" w:rsidRPr="00BB7604" w14:paraId="5B4CD592" w14:textId="77777777" w:rsidTr="00E60E21">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1A0A4E77"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1870EE12"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4" w:space="0" w:color="auto"/>
              <w:left w:val="single" w:sz="4" w:space="0" w:color="auto"/>
              <w:bottom w:val="single" w:sz="4" w:space="0" w:color="auto"/>
              <w:right w:val="single" w:sz="4" w:space="0" w:color="auto"/>
            </w:tcBorders>
          </w:tcPr>
          <w:p w14:paraId="3F69DCEA"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r>
      <w:tr w:rsidR="0062748F" w:rsidRPr="00BB7604" w14:paraId="39D5FE01" w14:textId="77777777" w:rsidTr="00E60E21">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617D5AA2"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210AF589"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4" w:space="0" w:color="auto"/>
              <w:left w:val="single" w:sz="4" w:space="0" w:color="auto"/>
              <w:bottom w:val="single" w:sz="4" w:space="0" w:color="auto"/>
              <w:right w:val="single" w:sz="4" w:space="0" w:color="auto"/>
            </w:tcBorders>
          </w:tcPr>
          <w:p w14:paraId="3C7A45D6" w14:textId="21784618"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Example: </w:t>
            </w:r>
          </w:p>
        </w:tc>
      </w:tr>
      <w:tr w:rsidR="0062748F" w:rsidRPr="00BB7604" w14:paraId="02007448" w14:textId="77777777" w:rsidTr="00E60E21">
        <w:tc>
          <w:tcPr>
            <w:tcW w:w="3207"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258C6E05" w14:textId="77777777" w:rsidR="0062748F" w:rsidRPr="00BB7604" w:rsidRDefault="0062748F" w:rsidP="0062748F">
            <w:pPr>
              <w:autoSpaceDE w:val="0"/>
              <w:autoSpaceDN w:val="0"/>
              <w:adjustRightInd w:val="0"/>
              <w:spacing w:after="0" w:line="276"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w:t>
            </w:r>
          </w:p>
          <w:p w14:paraId="659C71A8" w14:textId="63ED077A"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r w:rsidRPr="00BB7604">
              <w:rPr>
                <w:rFonts w:ascii="Times New Roman" w:eastAsiaTheme="minorEastAsia" w:hAnsi="Times New Roman"/>
                <w:color w:val="FF0000"/>
                <w:sz w:val="22"/>
                <w:szCs w:val="22"/>
              </w:rPr>
              <w:t>Securities – Phase 1.2</w:t>
            </w:r>
          </w:p>
        </w:tc>
        <w:tc>
          <w:tcPr>
            <w:tcW w:w="3205"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50156E3A"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p>
          <w:p w14:paraId="3DC11958" w14:textId="61328A20"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r w:rsidRPr="00BB7604">
              <w:rPr>
                <w:rFonts w:ascii="Times New Roman" w:eastAsiaTheme="minorEastAsia" w:hAnsi="Times New Roman"/>
                <w:sz w:val="22"/>
                <w:szCs w:val="22"/>
                <w:lang w:val="ru-RU"/>
              </w:rPr>
              <w:t xml:space="preserve">Required: </w:t>
            </w:r>
          </w:p>
        </w:tc>
        <w:tc>
          <w:tcPr>
            <w:tcW w:w="3205" w:type="dxa"/>
            <w:tcBorders>
              <w:top w:val="single" w:sz="4" w:space="0" w:color="auto"/>
              <w:left w:val="single" w:sz="4" w:space="0" w:color="auto"/>
              <w:bottom w:val="single" w:sz="4" w:space="0" w:color="auto"/>
              <w:right w:val="single" w:sz="4" w:space="0" w:color="auto"/>
            </w:tcBorders>
          </w:tcPr>
          <w:p w14:paraId="6AE9CC68" w14:textId="7A9CB1EA"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Currency</w:t>
            </w:r>
          </w:p>
          <w:p w14:paraId="33F6113F" w14:textId="2653A95E"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VNM: </w:t>
            </w:r>
          </w:p>
        </w:tc>
      </w:tr>
      <w:tr w:rsidR="0062748F" w:rsidRPr="00BB7604" w14:paraId="09ADA8E0" w14:textId="77777777" w:rsidTr="00E60E21">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6679B230"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65B5D8F1"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4" w:space="0" w:color="auto"/>
              <w:left w:val="single" w:sz="4" w:space="0" w:color="auto"/>
              <w:bottom w:val="single" w:sz="4" w:space="0" w:color="auto"/>
              <w:right w:val="single" w:sz="4" w:space="0" w:color="auto"/>
            </w:tcBorders>
          </w:tcPr>
          <w:p w14:paraId="0C508FEA"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r>
      <w:tr w:rsidR="0062748F" w:rsidRPr="00BB7604" w14:paraId="2CF5F1FB" w14:textId="77777777" w:rsidTr="00E60E21">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66345AEF"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0191808F"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4" w:space="0" w:color="auto"/>
              <w:left w:val="single" w:sz="4" w:space="0" w:color="auto"/>
              <w:bottom w:val="single" w:sz="4" w:space="0" w:color="auto"/>
              <w:right w:val="single" w:sz="4" w:space="0" w:color="auto"/>
            </w:tcBorders>
          </w:tcPr>
          <w:p w14:paraId="45FD997C"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r>
      <w:tr w:rsidR="0062748F" w:rsidRPr="00BB7604" w14:paraId="4F138DBA" w14:textId="77777777" w:rsidTr="00E60E21">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7250F782"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27342173"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4" w:space="0" w:color="auto"/>
              <w:left w:val="single" w:sz="4" w:space="0" w:color="auto"/>
              <w:bottom w:val="single" w:sz="4" w:space="0" w:color="auto"/>
              <w:right w:val="single" w:sz="4" w:space="0" w:color="auto"/>
            </w:tcBorders>
          </w:tcPr>
          <w:p w14:paraId="15F40FEC" w14:textId="7295511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Example: </w:t>
            </w:r>
          </w:p>
        </w:tc>
      </w:tr>
      <w:tr w:rsidR="0062748F" w:rsidRPr="00BB7604" w14:paraId="04FFD0A6" w14:textId="77777777" w:rsidTr="00E60E21">
        <w:tc>
          <w:tcPr>
            <w:tcW w:w="3207"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3F59CF2C" w14:textId="77777777" w:rsidR="0062748F" w:rsidRPr="00BB7604" w:rsidRDefault="0062748F" w:rsidP="0062748F">
            <w:pPr>
              <w:autoSpaceDE w:val="0"/>
              <w:autoSpaceDN w:val="0"/>
              <w:adjustRightInd w:val="0"/>
              <w:spacing w:after="0" w:line="276" w:lineRule="auto"/>
              <w:rPr>
                <w:rFonts w:ascii="Times New Roman" w:eastAsiaTheme="minorEastAsia" w:hAnsi="Times New Roman"/>
                <w:sz w:val="22"/>
                <w:szCs w:val="22"/>
              </w:rPr>
            </w:pPr>
            <w:r w:rsidRPr="00BB7604">
              <w:rPr>
                <w:rFonts w:ascii="Times New Roman" w:eastAsiaTheme="minorEastAsia" w:hAnsi="Times New Roman"/>
                <w:sz w:val="22"/>
                <w:szCs w:val="22"/>
              </w:rPr>
              <w:t>collaterals[].</w:t>
            </w:r>
          </w:p>
          <w:p w14:paraId="3C30ECDD" w14:textId="3A8C63B6"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r w:rsidRPr="00BB7604">
              <w:rPr>
                <w:rFonts w:ascii="Times New Roman" w:eastAsiaTheme="minorEastAsia" w:hAnsi="Times New Roman"/>
                <w:color w:val="FF0000"/>
                <w:sz w:val="22"/>
                <w:szCs w:val="22"/>
              </w:rPr>
              <w:t>Securities – Phase 1.2</w:t>
            </w:r>
          </w:p>
        </w:tc>
        <w:tc>
          <w:tcPr>
            <w:tcW w:w="3205"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514E5F74"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p>
          <w:p w14:paraId="3BFBC163" w14:textId="46B0C3C6"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r w:rsidRPr="00BB7604">
              <w:rPr>
                <w:rFonts w:ascii="Times New Roman" w:eastAsiaTheme="minorEastAsia" w:hAnsi="Times New Roman"/>
                <w:sz w:val="22"/>
                <w:szCs w:val="22"/>
                <w:lang w:val="ru-RU"/>
              </w:rPr>
              <w:t xml:space="preserve">Required: </w:t>
            </w:r>
          </w:p>
        </w:tc>
        <w:tc>
          <w:tcPr>
            <w:tcW w:w="3205" w:type="dxa"/>
            <w:tcBorders>
              <w:top w:val="single" w:sz="4" w:space="0" w:color="auto"/>
              <w:left w:val="single" w:sz="4" w:space="0" w:color="auto"/>
              <w:bottom w:val="single" w:sz="4" w:space="0" w:color="auto"/>
              <w:right w:val="single" w:sz="4" w:space="0" w:color="auto"/>
            </w:tcBorders>
          </w:tcPr>
          <w:p w14:paraId="06536C95" w14:textId="7C9D82C6"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ENG: Valuation Value</w:t>
            </w:r>
          </w:p>
          <w:p w14:paraId="4436CA68" w14:textId="497947F3"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VNM: </w:t>
            </w:r>
          </w:p>
        </w:tc>
      </w:tr>
      <w:tr w:rsidR="0062748F" w:rsidRPr="00BB7604" w14:paraId="37BA7AB6" w14:textId="77777777" w:rsidTr="00E60E21">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64F4341D"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07802524"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4" w:space="0" w:color="auto"/>
              <w:left w:val="single" w:sz="4" w:space="0" w:color="auto"/>
              <w:bottom w:val="single" w:sz="4" w:space="0" w:color="auto"/>
              <w:right w:val="single" w:sz="4" w:space="0" w:color="auto"/>
            </w:tcBorders>
          </w:tcPr>
          <w:p w14:paraId="5A1D7912"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r>
      <w:tr w:rsidR="0062748F" w:rsidRPr="00BB7604" w14:paraId="505B160C" w14:textId="77777777" w:rsidTr="00E60E21">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0802636D"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5EACEEC3"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4" w:space="0" w:color="auto"/>
              <w:left w:val="single" w:sz="4" w:space="0" w:color="auto"/>
              <w:bottom w:val="single" w:sz="4" w:space="0" w:color="auto"/>
              <w:right w:val="single" w:sz="4" w:space="0" w:color="auto"/>
            </w:tcBorders>
          </w:tcPr>
          <w:p w14:paraId="2B50A873" w14:textId="77777777"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r>
      <w:tr w:rsidR="0062748F" w:rsidRPr="00BB7604" w14:paraId="02FE01EC" w14:textId="77777777" w:rsidTr="00E60E21">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4D3FE1CE"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26C68809" w14:textId="77777777" w:rsidR="0062748F" w:rsidRPr="00BB7604" w:rsidRDefault="0062748F" w:rsidP="0062748F">
            <w:pPr>
              <w:autoSpaceDE w:val="0"/>
              <w:autoSpaceDN w:val="0"/>
              <w:adjustRightInd w:val="0"/>
              <w:spacing w:after="0" w:line="276" w:lineRule="auto"/>
              <w:rPr>
                <w:rFonts w:ascii="Times New Roman" w:hAnsi="Times New Roman"/>
                <w:color w:val="000000"/>
                <w:sz w:val="22"/>
                <w:szCs w:val="22"/>
              </w:rPr>
            </w:pPr>
          </w:p>
        </w:tc>
        <w:tc>
          <w:tcPr>
            <w:tcW w:w="3205" w:type="dxa"/>
            <w:tcBorders>
              <w:top w:val="single" w:sz="4" w:space="0" w:color="auto"/>
              <w:left w:val="single" w:sz="4" w:space="0" w:color="auto"/>
              <w:bottom w:val="single" w:sz="4" w:space="0" w:color="auto"/>
              <w:right w:val="single" w:sz="4" w:space="0" w:color="auto"/>
            </w:tcBorders>
          </w:tcPr>
          <w:p w14:paraId="295D7FD6" w14:textId="4CCA1B7B" w:rsidR="0062748F" w:rsidRPr="00BB7604" w:rsidRDefault="0062748F" w:rsidP="006274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Example: </w:t>
            </w:r>
          </w:p>
        </w:tc>
      </w:tr>
    </w:tbl>
    <w:p w14:paraId="07C90119" w14:textId="7BD6558B" w:rsidR="007B5B1A" w:rsidRPr="00BB7604" w:rsidRDefault="007B5B1A" w:rsidP="007B5B1A">
      <w:pPr>
        <w:pStyle w:val="Heading4"/>
        <w:spacing w:after="240"/>
        <w:ind w:left="862" w:hanging="862"/>
        <w:rPr>
          <w:rFonts w:ascii="Times New Roman" w:hAnsi="Times New Roman" w:cs="Times New Roman"/>
          <w:color w:val="auto"/>
          <w:sz w:val="24"/>
        </w:rPr>
      </w:pPr>
      <w:r w:rsidRPr="00BB7604">
        <w:rPr>
          <w:rFonts w:ascii="Times New Roman" w:hAnsi="Times New Roman" w:cs="Times New Roman"/>
          <w:color w:val="auto"/>
          <w:sz w:val="24"/>
        </w:rPr>
        <w:t>Disbursement information [Object]</w:t>
      </w:r>
    </w:p>
    <w:tbl>
      <w:tblPr>
        <w:tblW w:w="5000" w:type="pct"/>
        <w:tblInd w:w="-118" w:type="dxa"/>
        <w:tblBorders>
          <w:top w:val="nil"/>
          <w:left w:val="nil"/>
          <w:right w:val="nil"/>
        </w:tblBorders>
        <w:tblLayout w:type="fixed"/>
        <w:tblCellMar>
          <w:top w:w="57" w:type="dxa"/>
          <w:bottom w:w="57" w:type="dxa"/>
        </w:tblCellMar>
        <w:tblLook w:val="0000" w:firstRow="0" w:lastRow="0" w:firstColumn="0" w:lastColumn="0" w:noHBand="0" w:noVBand="0"/>
      </w:tblPr>
      <w:tblGrid>
        <w:gridCol w:w="3207"/>
        <w:gridCol w:w="3205"/>
        <w:gridCol w:w="3205"/>
      </w:tblGrid>
      <w:tr w:rsidR="008B6213" w:rsidRPr="000E7630" w14:paraId="221627A7" w14:textId="77777777" w:rsidTr="00CF3EA8">
        <w:tc>
          <w:tcPr>
            <w:tcW w:w="3207" w:type="dxa"/>
            <w:tcBorders>
              <w:top w:val="single" w:sz="8" w:space="0" w:color="000000"/>
              <w:left w:val="single" w:sz="8" w:space="0" w:color="000000"/>
              <w:bottom w:val="single" w:sz="4" w:space="0" w:color="auto"/>
              <w:right w:val="single" w:sz="8" w:space="0" w:color="000000"/>
            </w:tcBorders>
            <w:shd w:val="clear" w:color="auto" w:fill="F2F2F2" w:themeFill="background1" w:themeFillShade="F2"/>
            <w:tcMar>
              <w:top w:w="80" w:type="nil"/>
              <w:left w:w="80" w:type="nil"/>
              <w:bottom w:w="80" w:type="nil"/>
              <w:right w:w="80" w:type="nil"/>
            </w:tcMar>
            <w:vAlign w:val="center"/>
          </w:tcPr>
          <w:p w14:paraId="78F4448D" w14:textId="77777777" w:rsidR="008B6213" w:rsidRPr="000E7630" w:rsidRDefault="008B6213" w:rsidP="005A1C26">
            <w:pPr>
              <w:autoSpaceDE w:val="0"/>
              <w:autoSpaceDN w:val="0"/>
              <w:adjustRightInd w:val="0"/>
              <w:spacing w:after="0" w:line="276" w:lineRule="auto"/>
              <w:rPr>
                <w:rFonts w:ascii="Times New Roman" w:hAnsi="Times New Roman"/>
                <w:sz w:val="22"/>
                <w:szCs w:val="22"/>
                <w:lang w:val="ru-RU"/>
              </w:rPr>
            </w:pPr>
            <w:r w:rsidRPr="000E7630">
              <w:rPr>
                <w:rFonts w:ascii="Times New Roman" w:hAnsi="Times New Roman"/>
                <w:b/>
                <w:color w:val="000000"/>
                <w:sz w:val="22"/>
                <w:szCs w:val="22"/>
              </w:rPr>
              <w:t>Field</w:t>
            </w:r>
          </w:p>
        </w:tc>
        <w:tc>
          <w:tcPr>
            <w:tcW w:w="3205" w:type="dxa"/>
            <w:tcBorders>
              <w:top w:val="single" w:sz="8" w:space="0" w:color="000000"/>
              <w:left w:val="single" w:sz="8" w:space="0" w:color="000000"/>
              <w:bottom w:val="single" w:sz="4" w:space="0" w:color="auto"/>
              <w:right w:val="single" w:sz="8" w:space="0" w:color="000000"/>
            </w:tcBorders>
            <w:shd w:val="clear" w:color="auto" w:fill="F2F2F2" w:themeFill="background1" w:themeFillShade="F2"/>
            <w:tcMar>
              <w:top w:w="80" w:type="nil"/>
              <w:left w:w="80" w:type="nil"/>
              <w:bottom w:w="80" w:type="nil"/>
              <w:right w:w="80" w:type="nil"/>
            </w:tcMar>
            <w:vAlign w:val="center"/>
          </w:tcPr>
          <w:p w14:paraId="4DF6C16B" w14:textId="77777777" w:rsidR="008B6213" w:rsidRPr="000E7630" w:rsidRDefault="008B6213" w:rsidP="005A1C26">
            <w:pPr>
              <w:autoSpaceDE w:val="0"/>
              <w:autoSpaceDN w:val="0"/>
              <w:adjustRightInd w:val="0"/>
              <w:spacing w:after="0" w:line="276" w:lineRule="auto"/>
              <w:rPr>
                <w:rFonts w:ascii="Times New Roman" w:hAnsi="Times New Roman"/>
                <w:sz w:val="22"/>
                <w:szCs w:val="22"/>
                <w:lang w:val="ru-RU"/>
              </w:rPr>
            </w:pPr>
            <w:r w:rsidRPr="000E7630">
              <w:rPr>
                <w:rFonts w:ascii="Times New Roman" w:hAnsi="Times New Roman"/>
                <w:b/>
                <w:color w:val="000000"/>
                <w:sz w:val="22"/>
                <w:szCs w:val="22"/>
              </w:rPr>
              <w:t>Type / Required</w:t>
            </w:r>
          </w:p>
        </w:tc>
        <w:tc>
          <w:tcPr>
            <w:tcW w:w="3205" w:type="dxa"/>
            <w:tcBorders>
              <w:top w:val="single" w:sz="8" w:space="0" w:color="000000"/>
              <w:left w:val="single" w:sz="8" w:space="0" w:color="000000"/>
              <w:bottom w:val="single" w:sz="4" w:space="0" w:color="auto"/>
              <w:right w:val="single" w:sz="8" w:space="0" w:color="000000"/>
            </w:tcBorders>
            <w:shd w:val="clear" w:color="auto" w:fill="F2F2F2" w:themeFill="background1" w:themeFillShade="F2"/>
            <w:vAlign w:val="center"/>
          </w:tcPr>
          <w:p w14:paraId="0E670ACE" w14:textId="77777777" w:rsidR="008B6213" w:rsidRPr="000E7630" w:rsidRDefault="008B6213" w:rsidP="005A1C26">
            <w:pPr>
              <w:autoSpaceDE w:val="0"/>
              <w:autoSpaceDN w:val="0"/>
              <w:adjustRightInd w:val="0"/>
              <w:spacing w:after="0" w:line="276" w:lineRule="auto"/>
              <w:rPr>
                <w:rFonts w:ascii="Times New Roman" w:hAnsi="Times New Roman"/>
                <w:b/>
                <w:bCs/>
                <w:color w:val="000000"/>
                <w:sz w:val="22"/>
                <w:szCs w:val="22"/>
              </w:rPr>
            </w:pPr>
            <w:r w:rsidRPr="000E7630">
              <w:rPr>
                <w:rFonts w:ascii="Times New Roman" w:hAnsi="Times New Roman"/>
                <w:b/>
                <w:bCs/>
                <w:color w:val="000000"/>
                <w:sz w:val="22"/>
                <w:szCs w:val="22"/>
              </w:rPr>
              <w:t>Description / UI / backend / Example</w:t>
            </w:r>
          </w:p>
        </w:tc>
      </w:tr>
      <w:tr w:rsidR="005A1D54" w:rsidRPr="000E7630" w14:paraId="6F0C0374" w14:textId="77777777" w:rsidTr="005A1D54">
        <w:tblPrEx>
          <w:tblBorders>
            <w:top w:val="none" w:sz="0" w:space="0" w:color="auto"/>
          </w:tblBorders>
        </w:tblPrEx>
        <w:tc>
          <w:tcPr>
            <w:tcW w:w="3207" w:type="dxa"/>
            <w:vMerge w:val="restart"/>
            <w:tcBorders>
              <w:top w:val="single" w:sz="4" w:space="0" w:color="auto"/>
              <w:left w:val="single" w:sz="4" w:space="0" w:color="auto"/>
              <w:right w:val="single" w:sz="4" w:space="0" w:color="auto"/>
            </w:tcBorders>
            <w:tcMar>
              <w:top w:w="80" w:type="nil"/>
              <w:left w:w="80" w:type="nil"/>
              <w:bottom w:w="80" w:type="nil"/>
              <w:right w:w="80" w:type="nil"/>
            </w:tcMar>
          </w:tcPr>
          <w:p w14:paraId="1E3188B7" w14:textId="3683EA8A" w:rsidR="005A1D54" w:rsidRPr="000E7630" w:rsidRDefault="002707A2" w:rsidP="000355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0E7630">
              <w:rPr>
                <w:rFonts w:ascii="Times New Roman" w:eastAsiaTheme="minorEastAsia" w:hAnsi="Times New Roman"/>
                <w:sz w:val="22"/>
                <w:szCs w:val="22"/>
                <w:lang w:val="ru-RU"/>
              </w:rPr>
              <w:t>s</w:t>
            </w:r>
            <w:r w:rsidR="005A1D54" w:rsidRPr="000E7630">
              <w:rPr>
                <w:rFonts w:ascii="Times New Roman" w:eastAsiaTheme="minorEastAsia" w:hAnsi="Times New Roman"/>
                <w:sz w:val="22"/>
                <w:szCs w:val="22"/>
                <w:lang w:val="ru-RU"/>
              </w:rPr>
              <w:t>upplementalInterestRateInformation</w:t>
            </w:r>
            <w:r w:rsidRPr="000E7630">
              <w:rPr>
                <w:rFonts w:ascii="Times New Roman" w:eastAsiaTheme="minorEastAsia" w:hAnsi="Times New Roman"/>
                <w:sz w:val="22"/>
                <w:szCs w:val="22"/>
              </w:rPr>
              <w:t>[]</w:t>
            </w:r>
            <w:r w:rsidR="005A1D54" w:rsidRPr="000E7630">
              <w:rPr>
                <w:rFonts w:ascii="Times New Roman" w:eastAsiaTheme="minorEastAsia" w:hAnsi="Times New Roman"/>
                <w:sz w:val="22"/>
                <w:szCs w:val="22"/>
              </w:rPr>
              <w:t>.</w:t>
            </w:r>
            <w:r w:rsidR="0003553E" w:rsidRPr="000E7630">
              <w:rPr>
                <w:rFonts w:ascii="Times New Roman" w:eastAsiaTheme="minorEastAsia" w:hAnsi="Times New Roman"/>
                <w:sz w:val="22"/>
                <w:szCs w:val="22"/>
              </w:rPr>
              <w:t>appStateDataSource</w:t>
            </w:r>
          </w:p>
        </w:tc>
        <w:tc>
          <w:tcPr>
            <w:tcW w:w="3205" w:type="dxa"/>
            <w:vMerge w:val="restart"/>
            <w:tcBorders>
              <w:top w:val="single" w:sz="4" w:space="0" w:color="auto"/>
              <w:left w:val="single" w:sz="4" w:space="0" w:color="auto"/>
              <w:right w:val="single" w:sz="4" w:space="0" w:color="auto"/>
            </w:tcBorders>
            <w:tcMar>
              <w:top w:w="80" w:type="nil"/>
              <w:left w:w="80" w:type="nil"/>
              <w:bottom w:w="80" w:type="nil"/>
              <w:right w:w="80" w:type="nil"/>
            </w:tcMar>
          </w:tcPr>
          <w:p w14:paraId="48C81E59"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String</w:t>
            </w:r>
          </w:p>
          <w:p w14:paraId="6D56943E" w14:textId="4041229C"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lang w:val="ru-RU"/>
              </w:rPr>
              <w:t xml:space="preserve">Required: </w:t>
            </w:r>
            <w:r w:rsidRPr="000E7630">
              <w:rPr>
                <w:rFonts w:ascii="Times New Roman" w:eastAsiaTheme="minorEastAsia" w:hAnsi="Times New Roman"/>
                <w:sz w:val="22"/>
                <w:szCs w:val="22"/>
              </w:rPr>
              <w:t>Yes</w:t>
            </w:r>
          </w:p>
        </w:tc>
        <w:tc>
          <w:tcPr>
            <w:tcW w:w="3205" w:type="dxa"/>
            <w:tcBorders>
              <w:top w:val="single" w:sz="4" w:space="0" w:color="auto"/>
              <w:left w:val="single" w:sz="4" w:space="0" w:color="auto"/>
              <w:bottom w:val="single" w:sz="4" w:space="0" w:color="auto"/>
              <w:right w:val="single" w:sz="4" w:space="0" w:color="auto"/>
            </w:tcBorders>
          </w:tcPr>
          <w:p w14:paraId="2D81FE78" w14:textId="41EA075B" w:rsidR="005A1D54" w:rsidRPr="000E7630" w:rsidRDefault="0003553E"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Data source determined by the application state</w:t>
            </w:r>
          </w:p>
        </w:tc>
      </w:tr>
      <w:tr w:rsidR="005A1D54" w:rsidRPr="000E7630" w14:paraId="491FFB05" w14:textId="77777777" w:rsidTr="005A1D54">
        <w:tblPrEx>
          <w:tblBorders>
            <w:top w:val="none" w:sz="0" w:space="0" w:color="auto"/>
          </w:tblBorders>
        </w:tblPrEx>
        <w:tc>
          <w:tcPr>
            <w:tcW w:w="3207" w:type="dxa"/>
            <w:vMerge/>
            <w:tcBorders>
              <w:left w:val="single" w:sz="4" w:space="0" w:color="auto"/>
              <w:right w:val="single" w:sz="4" w:space="0" w:color="auto"/>
            </w:tcBorders>
            <w:tcMar>
              <w:top w:w="80" w:type="nil"/>
              <w:left w:w="80" w:type="nil"/>
              <w:bottom w:w="80" w:type="nil"/>
              <w:right w:w="80" w:type="nil"/>
            </w:tcMar>
          </w:tcPr>
          <w:p w14:paraId="3AED6C62"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4163AD2A"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27F6FBA0" w14:textId="50D0898B" w:rsidR="005A1D54" w:rsidRPr="000E7630" w:rsidRDefault="007A18EA"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w:t>
            </w:r>
          </w:p>
        </w:tc>
      </w:tr>
      <w:tr w:rsidR="005A1D54" w:rsidRPr="000E7630" w14:paraId="7871CE1B" w14:textId="77777777" w:rsidTr="005A1D54">
        <w:tblPrEx>
          <w:tblBorders>
            <w:top w:val="none" w:sz="0" w:space="0" w:color="auto"/>
          </w:tblBorders>
        </w:tblPrEx>
        <w:tc>
          <w:tcPr>
            <w:tcW w:w="3207" w:type="dxa"/>
            <w:vMerge/>
            <w:tcBorders>
              <w:left w:val="single" w:sz="4" w:space="0" w:color="auto"/>
              <w:right w:val="single" w:sz="4" w:space="0" w:color="auto"/>
            </w:tcBorders>
            <w:tcMar>
              <w:top w:w="80" w:type="nil"/>
              <w:left w:w="80" w:type="nil"/>
              <w:bottom w:w="80" w:type="nil"/>
              <w:right w:w="80" w:type="nil"/>
            </w:tcMar>
          </w:tcPr>
          <w:p w14:paraId="6AEDDD1C"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42486366"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6E1A0D01" w14:textId="6381BAE0" w:rsidR="005A1D54" w:rsidRPr="000E7630" w:rsidRDefault="007A18EA"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w:t>
            </w:r>
          </w:p>
        </w:tc>
      </w:tr>
      <w:tr w:rsidR="005A1D54" w:rsidRPr="000E7630" w14:paraId="055A3067" w14:textId="77777777" w:rsidTr="005A1D54">
        <w:tblPrEx>
          <w:tblBorders>
            <w:top w:val="none" w:sz="0" w:space="0" w:color="auto"/>
          </w:tblBorders>
        </w:tblPrEx>
        <w:tc>
          <w:tcPr>
            <w:tcW w:w="3207" w:type="dxa"/>
            <w:vMerge/>
            <w:tcBorders>
              <w:left w:val="single" w:sz="4" w:space="0" w:color="auto"/>
              <w:bottom w:val="single" w:sz="4" w:space="0" w:color="auto"/>
              <w:right w:val="single" w:sz="4" w:space="0" w:color="auto"/>
            </w:tcBorders>
            <w:tcMar>
              <w:top w:w="80" w:type="nil"/>
              <w:left w:w="80" w:type="nil"/>
              <w:bottom w:w="80" w:type="nil"/>
              <w:right w:w="80" w:type="nil"/>
            </w:tcMar>
          </w:tcPr>
          <w:p w14:paraId="40FCCDA1"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bottom w:val="single" w:sz="4" w:space="0" w:color="auto"/>
              <w:right w:val="single" w:sz="4" w:space="0" w:color="auto"/>
            </w:tcBorders>
            <w:tcMar>
              <w:top w:w="80" w:type="nil"/>
              <w:left w:w="80" w:type="nil"/>
              <w:bottom w:w="80" w:type="nil"/>
              <w:right w:w="80" w:type="nil"/>
            </w:tcMar>
          </w:tcPr>
          <w:p w14:paraId="3D698204"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7C81CB73" w14:textId="1C1A9321" w:rsidR="005A1D54" w:rsidRPr="000E7630" w:rsidRDefault="0003553E"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0E7630">
              <w:rPr>
                <w:rFonts w:ascii="Times New Roman" w:hAnsi="Times New Roman"/>
                <w:bCs/>
                <w:color w:val="000000"/>
                <w:sz w:val="22"/>
                <w:szCs w:val="22"/>
              </w:rPr>
              <w:t>Example: “draftContract”</w:t>
            </w:r>
          </w:p>
          <w:p w14:paraId="13AD95D8" w14:textId="603EE5CA" w:rsidR="0003553E" w:rsidRPr="000E7630" w:rsidRDefault="0003553E"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“disbursementRequest”</w:t>
            </w:r>
          </w:p>
        </w:tc>
      </w:tr>
      <w:tr w:rsidR="005A1D54" w:rsidRPr="000E7630" w14:paraId="375C49F5" w14:textId="77777777" w:rsidTr="00CF3EA8">
        <w:tblPrEx>
          <w:tblBorders>
            <w:top w:val="none" w:sz="0" w:space="0" w:color="auto"/>
          </w:tblBorders>
        </w:tblPrEx>
        <w:tc>
          <w:tcPr>
            <w:tcW w:w="3207"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46FBE897" w14:textId="2F684CA6"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lang w:val="ru-RU"/>
              </w:rPr>
              <w:t>supplementalInterestRateInformation</w:t>
            </w:r>
            <w:r w:rsidR="002707A2" w:rsidRPr="000E7630">
              <w:rPr>
                <w:rFonts w:ascii="Times New Roman" w:eastAsiaTheme="minorEastAsia" w:hAnsi="Times New Roman"/>
                <w:sz w:val="22"/>
                <w:szCs w:val="22"/>
              </w:rPr>
              <w:t>[]</w:t>
            </w:r>
            <w:r w:rsidRPr="000E7630">
              <w:rPr>
                <w:rFonts w:ascii="Times New Roman" w:eastAsiaTheme="minorEastAsia" w:hAnsi="Times New Roman"/>
                <w:sz w:val="22"/>
                <w:szCs w:val="22"/>
              </w:rPr>
              <w:t>.promotionProgram</w:t>
            </w:r>
          </w:p>
        </w:tc>
        <w:tc>
          <w:tcPr>
            <w:tcW w:w="3205"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4916C82A" w14:textId="6301E24A"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String</w:t>
            </w:r>
          </w:p>
          <w:p w14:paraId="0A09CEE6" w14:textId="2A57176A"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lang w:val="ru-RU"/>
              </w:rPr>
              <w:t xml:space="preserve">Required: </w:t>
            </w:r>
            <w:r w:rsidRPr="000E7630">
              <w:rPr>
                <w:rFonts w:ascii="Times New Roman" w:eastAsiaTheme="minorEastAsia" w:hAnsi="Times New Roman"/>
                <w:sz w:val="22"/>
                <w:szCs w:val="22"/>
              </w:rPr>
              <w:t>Yes</w:t>
            </w:r>
          </w:p>
        </w:tc>
        <w:tc>
          <w:tcPr>
            <w:tcW w:w="3205" w:type="dxa"/>
            <w:tcBorders>
              <w:top w:val="single" w:sz="4" w:space="0" w:color="auto"/>
              <w:left w:val="single" w:sz="4" w:space="0" w:color="auto"/>
              <w:bottom w:val="single" w:sz="4" w:space="0" w:color="auto"/>
              <w:right w:val="single" w:sz="4" w:space="0" w:color="auto"/>
            </w:tcBorders>
          </w:tcPr>
          <w:p w14:paraId="355306A7" w14:textId="69C05AE5"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Promotion Program</w:t>
            </w:r>
          </w:p>
          <w:p w14:paraId="4D32F7E1" w14:textId="10C732EA"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VNM: Mã ưu đãi chương trình</w:t>
            </w:r>
          </w:p>
        </w:tc>
      </w:tr>
      <w:tr w:rsidR="005A1D54" w:rsidRPr="000E7630" w14:paraId="4A00ED9C" w14:textId="77777777" w:rsidTr="00CF3EA8">
        <w:tblPrEx>
          <w:tblBorders>
            <w:top w:val="none" w:sz="0" w:space="0" w:color="auto"/>
          </w:tblBorders>
        </w:tblPrEx>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6A8DFFF6"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64A176E7"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215B6365" w14:textId="74BE3A09"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hAnsi="Times New Roman"/>
                <w:bCs/>
                <w:color w:val="000000"/>
                <w:sz w:val="22"/>
                <w:szCs w:val="22"/>
              </w:rPr>
              <w:t>Draft Contract</w:t>
            </w:r>
            <w:r w:rsidR="0098795F" w:rsidRPr="000E7630">
              <w:rPr>
                <w:rFonts w:ascii="Times New Roman" w:hAnsi="Times New Roman"/>
                <w:bCs/>
                <w:color w:val="000000"/>
                <w:sz w:val="22"/>
                <w:szCs w:val="22"/>
              </w:rPr>
              <w:t xml:space="preserve"> | Disbursement Request</w:t>
            </w:r>
            <w:r w:rsidRPr="000E7630">
              <w:rPr>
                <w:rFonts w:ascii="Times New Roman" w:hAnsi="Times New Roman"/>
                <w:bCs/>
                <w:color w:val="000000"/>
                <w:sz w:val="22"/>
                <w:szCs w:val="22"/>
              </w:rPr>
              <w:t xml:space="preserve"> </w:t>
            </w:r>
            <w:r w:rsidRPr="000E7630">
              <w:rPr>
                <w:rFonts w:ascii="Times New Roman" w:eastAsiaTheme="minorEastAsia" w:hAnsi="Times New Roman"/>
                <w:sz w:val="22"/>
                <w:szCs w:val="22"/>
              </w:rPr>
              <w:t>→</w:t>
            </w:r>
            <w:r w:rsidRPr="000E7630">
              <w:rPr>
                <w:rFonts w:ascii="Times New Roman" w:hAnsi="Times New Roman"/>
                <w:bCs/>
                <w:color w:val="000000"/>
                <w:sz w:val="22"/>
                <w:szCs w:val="22"/>
              </w:rPr>
              <w:t xml:space="preserve"> Supplemental Interest Rate Information </w:t>
            </w:r>
            <w:r w:rsidRPr="000E7630">
              <w:rPr>
                <w:rFonts w:ascii="Times New Roman" w:eastAsiaTheme="minorEastAsia" w:hAnsi="Times New Roman"/>
                <w:sz w:val="22"/>
                <w:szCs w:val="22"/>
              </w:rPr>
              <w:t xml:space="preserve">→ </w:t>
            </w:r>
            <w:r w:rsidRPr="000E7630">
              <w:rPr>
                <w:rFonts w:ascii="Times New Roman" w:hAnsi="Times New Roman"/>
                <w:bCs/>
                <w:color w:val="000000"/>
                <w:sz w:val="22"/>
                <w:szCs w:val="22"/>
              </w:rPr>
              <w:t>Promotion Program (code)</w:t>
            </w:r>
          </w:p>
        </w:tc>
      </w:tr>
      <w:tr w:rsidR="005A1D54" w:rsidRPr="000E7630" w14:paraId="567462A7" w14:textId="77777777" w:rsidTr="00CF3EA8">
        <w:tblPrEx>
          <w:tblBorders>
            <w:top w:val="none" w:sz="0" w:space="0" w:color="auto"/>
          </w:tblBorders>
        </w:tblPrEx>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20A8644C"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771C7D4A"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1AFF7D3E" w14:textId="6D075BFF"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approveParams.ratesInfo.promotionProgram</w:t>
            </w:r>
          </w:p>
        </w:tc>
      </w:tr>
      <w:tr w:rsidR="005A1D54" w:rsidRPr="000E7630" w14:paraId="6A5C9A4B" w14:textId="77777777" w:rsidTr="00CF3EA8">
        <w:tblPrEx>
          <w:tblBorders>
            <w:top w:val="none" w:sz="0" w:space="0" w:color="auto"/>
          </w:tblBorders>
        </w:tblPrEx>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49F9842C"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04506E38"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1CA112D8" w14:textId="4364BA14"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0E7630">
              <w:rPr>
                <w:rFonts w:ascii="Times New Roman" w:hAnsi="Times New Roman"/>
                <w:bCs/>
                <w:color w:val="000000"/>
                <w:sz w:val="22"/>
                <w:szCs w:val="22"/>
              </w:rPr>
              <w:t>Example: "999990"</w:t>
            </w:r>
          </w:p>
        </w:tc>
      </w:tr>
      <w:tr w:rsidR="005A1D54" w:rsidRPr="000E7630" w14:paraId="0492FEDB" w14:textId="77777777" w:rsidTr="005A1D54">
        <w:tblPrEx>
          <w:tblBorders>
            <w:top w:val="none" w:sz="0" w:space="0" w:color="auto"/>
          </w:tblBorders>
        </w:tblPrEx>
        <w:tc>
          <w:tcPr>
            <w:tcW w:w="3207" w:type="dxa"/>
            <w:vMerge w:val="restart"/>
            <w:tcBorders>
              <w:top w:val="single" w:sz="4" w:space="0" w:color="auto"/>
              <w:left w:val="single" w:sz="4" w:space="0" w:color="auto"/>
              <w:right w:val="single" w:sz="4" w:space="0" w:color="auto"/>
            </w:tcBorders>
            <w:tcMar>
              <w:top w:w="80" w:type="nil"/>
              <w:left w:w="80" w:type="nil"/>
              <w:bottom w:w="80" w:type="nil"/>
              <w:right w:w="80" w:type="nil"/>
            </w:tcMar>
          </w:tcPr>
          <w:p w14:paraId="575111CD" w14:textId="569130B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lang w:val="ru-RU"/>
              </w:rPr>
              <w:t>supplementalInterestRateInformation</w:t>
            </w:r>
            <w:r w:rsidR="002707A2" w:rsidRPr="000E7630">
              <w:rPr>
                <w:rFonts w:ascii="Times New Roman" w:eastAsiaTheme="minorEastAsia" w:hAnsi="Times New Roman"/>
                <w:sz w:val="22"/>
                <w:szCs w:val="22"/>
              </w:rPr>
              <w:t>[]</w:t>
            </w:r>
            <w:r w:rsidRPr="000E7630">
              <w:rPr>
                <w:rFonts w:ascii="Times New Roman" w:eastAsiaTheme="minorEastAsia" w:hAnsi="Times New Roman"/>
                <w:sz w:val="22"/>
                <w:szCs w:val="22"/>
              </w:rPr>
              <w:t>.promotionProgramText</w:t>
            </w:r>
          </w:p>
        </w:tc>
        <w:tc>
          <w:tcPr>
            <w:tcW w:w="3205" w:type="dxa"/>
            <w:vMerge w:val="restart"/>
            <w:tcBorders>
              <w:top w:val="single" w:sz="4" w:space="0" w:color="auto"/>
              <w:left w:val="single" w:sz="4" w:space="0" w:color="auto"/>
              <w:right w:val="single" w:sz="4" w:space="0" w:color="auto"/>
            </w:tcBorders>
            <w:tcMar>
              <w:top w:w="80" w:type="nil"/>
              <w:left w:w="80" w:type="nil"/>
              <w:bottom w:w="80" w:type="nil"/>
              <w:right w:w="80" w:type="nil"/>
            </w:tcMar>
          </w:tcPr>
          <w:p w14:paraId="666CC241"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String</w:t>
            </w:r>
          </w:p>
          <w:p w14:paraId="5C24CFA5" w14:textId="75651891"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lang w:val="ru-RU"/>
              </w:rPr>
              <w:t xml:space="preserve">Required: </w:t>
            </w:r>
            <w:r w:rsidRPr="000E7630">
              <w:rPr>
                <w:rFonts w:ascii="Times New Roman" w:eastAsiaTheme="minorEastAsia" w:hAnsi="Times New Roman"/>
                <w:sz w:val="22"/>
                <w:szCs w:val="22"/>
              </w:rPr>
              <w:t>Yes</w:t>
            </w:r>
          </w:p>
        </w:tc>
        <w:tc>
          <w:tcPr>
            <w:tcW w:w="3205" w:type="dxa"/>
            <w:tcBorders>
              <w:top w:val="single" w:sz="4" w:space="0" w:color="auto"/>
              <w:left w:val="single" w:sz="4" w:space="0" w:color="auto"/>
              <w:bottom w:val="single" w:sz="4" w:space="0" w:color="auto"/>
              <w:right w:val="single" w:sz="4" w:space="0" w:color="auto"/>
            </w:tcBorders>
          </w:tcPr>
          <w:p w14:paraId="58F45786"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Promotion Program</w:t>
            </w:r>
          </w:p>
          <w:p w14:paraId="0B3ED58B" w14:textId="30CE9416"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0E7630">
              <w:rPr>
                <w:rFonts w:ascii="Times New Roman" w:eastAsiaTheme="minorEastAsia" w:hAnsi="Times New Roman"/>
                <w:sz w:val="22"/>
                <w:szCs w:val="22"/>
              </w:rPr>
              <w:t>VNM: Mã ưu đãi chương trình</w:t>
            </w:r>
          </w:p>
        </w:tc>
      </w:tr>
      <w:tr w:rsidR="005A1D54" w:rsidRPr="000E7630" w14:paraId="7B1658BA" w14:textId="77777777" w:rsidTr="005A1D54">
        <w:tblPrEx>
          <w:tblBorders>
            <w:top w:val="none" w:sz="0" w:space="0" w:color="auto"/>
          </w:tblBorders>
        </w:tblPrEx>
        <w:tc>
          <w:tcPr>
            <w:tcW w:w="3207" w:type="dxa"/>
            <w:vMerge/>
            <w:tcBorders>
              <w:left w:val="single" w:sz="4" w:space="0" w:color="auto"/>
              <w:right w:val="single" w:sz="4" w:space="0" w:color="auto"/>
            </w:tcBorders>
            <w:tcMar>
              <w:top w:w="80" w:type="nil"/>
              <w:left w:w="80" w:type="nil"/>
              <w:bottom w:w="80" w:type="nil"/>
              <w:right w:w="80" w:type="nil"/>
            </w:tcMar>
          </w:tcPr>
          <w:p w14:paraId="1647C45E"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5A451573"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2754CBAC" w14:textId="4C129849" w:rsidR="005A1D54" w:rsidRPr="000E7630" w:rsidRDefault="0098795F"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0E7630">
              <w:rPr>
                <w:rFonts w:ascii="Times New Roman" w:hAnsi="Times New Roman"/>
                <w:bCs/>
                <w:color w:val="000000"/>
                <w:sz w:val="22"/>
                <w:szCs w:val="22"/>
              </w:rPr>
              <w:t xml:space="preserve">Draft Contract | Disbursement Request </w:t>
            </w:r>
            <w:r w:rsidR="005A1D54" w:rsidRPr="000E7630">
              <w:rPr>
                <w:rFonts w:ascii="Times New Roman" w:eastAsiaTheme="minorEastAsia" w:hAnsi="Times New Roman"/>
                <w:sz w:val="22"/>
                <w:szCs w:val="22"/>
              </w:rPr>
              <w:t>→</w:t>
            </w:r>
            <w:r w:rsidR="005A1D54" w:rsidRPr="000E7630">
              <w:rPr>
                <w:rFonts w:ascii="Times New Roman" w:hAnsi="Times New Roman"/>
                <w:bCs/>
                <w:color w:val="000000"/>
                <w:sz w:val="22"/>
                <w:szCs w:val="22"/>
              </w:rPr>
              <w:t xml:space="preserve"> Supplemental Interest Rate Information </w:t>
            </w:r>
            <w:r w:rsidR="005A1D54" w:rsidRPr="000E7630">
              <w:rPr>
                <w:rFonts w:ascii="Times New Roman" w:eastAsiaTheme="minorEastAsia" w:hAnsi="Times New Roman"/>
                <w:sz w:val="22"/>
                <w:szCs w:val="22"/>
              </w:rPr>
              <w:t xml:space="preserve">→ </w:t>
            </w:r>
            <w:r w:rsidR="005A1D54" w:rsidRPr="000E7630">
              <w:rPr>
                <w:rFonts w:ascii="Times New Roman" w:hAnsi="Times New Roman"/>
                <w:bCs/>
                <w:color w:val="000000"/>
                <w:sz w:val="22"/>
                <w:szCs w:val="22"/>
              </w:rPr>
              <w:t>Promotion Program</w:t>
            </w:r>
          </w:p>
        </w:tc>
      </w:tr>
      <w:tr w:rsidR="005A1D54" w:rsidRPr="000E7630" w14:paraId="0F1551C6" w14:textId="77777777" w:rsidTr="005A1D54">
        <w:tblPrEx>
          <w:tblBorders>
            <w:top w:val="none" w:sz="0" w:space="0" w:color="auto"/>
          </w:tblBorders>
        </w:tblPrEx>
        <w:tc>
          <w:tcPr>
            <w:tcW w:w="3207" w:type="dxa"/>
            <w:vMerge/>
            <w:tcBorders>
              <w:left w:val="single" w:sz="4" w:space="0" w:color="auto"/>
              <w:right w:val="single" w:sz="4" w:space="0" w:color="auto"/>
            </w:tcBorders>
            <w:tcMar>
              <w:top w:w="80" w:type="nil"/>
              <w:left w:w="80" w:type="nil"/>
              <w:bottom w:w="80" w:type="nil"/>
              <w:right w:w="80" w:type="nil"/>
            </w:tcMar>
          </w:tcPr>
          <w:p w14:paraId="2356D035"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547E45D0"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0B491E1F" w14:textId="443CF311"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0E7630">
              <w:rPr>
                <w:rFonts w:ascii="Times New Roman" w:eastAsiaTheme="minorEastAsia" w:hAnsi="Times New Roman"/>
                <w:sz w:val="22"/>
                <w:szCs w:val="22"/>
              </w:rPr>
              <w:t>approveParams.ratesInfo.</w:t>
            </w:r>
            <w:r w:rsidRPr="000E7630">
              <w:rPr>
                <w:rFonts w:ascii="Times New Roman" w:hAnsi="Times New Roman"/>
                <w:sz w:val="22"/>
                <w:szCs w:val="22"/>
              </w:rPr>
              <w:t xml:space="preserve"> </w:t>
            </w:r>
            <w:r w:rsidRPr="000E7630">
              <w:rPr>
                <w:rFonts w:ascii="Times New Roman" w:eastAsiaTheme="minorEastAsia" w:hAnsi="Times New Roman"/>
                <w:sz w:val="22"/>
                <w:szCs w:val="22"/>
              </w:rPr>
              <w:t>promotionProgramText</w:t>
            </w:r>
          </w:p>
        </w:tc>
      </w:tr>
      <w:tr w:rsidR="005A1D54" w:rsidRPr="000E7630" w14:paraId="7EA041B8" w14:textId="77777777" w:rsidTr="005A1D54">
        <w:tblPrEx>
          <w:tblBorders>
            <w:top w:val="none" w:sz="0" w:space="0" w:color="auto"/>
          </w:tblBorders>
        </w:tblPrEx>
        <w:tc>
          <w:tcPr>
            <w:tcW w:w="3207" w:type="dxa"/>
            <w:vMerge/>
            <w:tcBorders>
              <w:left w:val="single" w:sz="4" w:space="0" w:color="auto"/>
              <w:bottom w:val="single" w:sz="4" w:space="0" w:color="auto"/>
              <w:right w:val="single" w:sz="4" w:space="0" w:color="auto"/>
            </w:tcBorders>
            <w:tcMar>
              <w:top w:w="80" w:type="nil"/>
              <w:left w:w="80" w:type="nil"/>
              <w:bottom w:w="80" w:type="nil"/>
              <w:right w:w="80" w:type="nil"/>
            </w:tcMar>
          </w:tcPr>
          <w:p w14:paraId="3FEEC97C"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bottom w:val="single" w:sz="4" w:space="0" w:color="auto"/>
              <w:right w:val="single" w:sz="4" w:space="0" w:color="auto"/>
            </w:tcBorders>
            <w:tcMar>
              <w:top w:w="80" w:type="nil"/>
              <w:left w:w="80" w:type="nil"/>
              <w:bottom w:w="80" w:type="nil"/>
              <w:right w:w="80" w:type="nil"/>
            </w:tcMar>
          </w:tcPr>
          <w:p w14:paraId="46B4687F"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1219B0CC" w14:textId="699834E2"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0E7630">
              <w:rPr>
                <w:rFonts w:ascii="Times New Roman" w:hAnsi="Times New Roman"/>
                <w:bCs/>
                <w:color w:val="000000"/>
                <w:sz w:val="22"/>
                <w:szCs w:val="22"/>
              </w:rPr>
              <w:t>Example: "999990 (other)"</w:t>
            </w:r>
          </w:p>
        </w:tc>
      </w:tr>
      <w:tr w:rsidR="005A1D54" w:rsidRPr="000E7630" w14:paraId="19D0AFB0" w14:textId="77777777" w:rsidTr="00CF3EA8">
        <w:tblPrEx>
          <w:tblBorders>
            <w:top w:val="none" w:sz="0" w:space="0" w:color="auto"/>
          </w:tblBorders>
        </w:tblPrEx>
        <w:tc>
          <w:tcPr>
            <w:tcW w:w="3207" w:type="dxa"/>
            <w:vMerge w:val="restart"/>
            <w:tcBorders>
              <w:top w:val="single" w:sz="4" w:space="0" w:color="auto"/>
              <w:left w:val="single" w:sz="8" w:space="0" w:color="000000"/>
              <w:right w:val="single" w:sz="8" w:space="0" w:color="000000"/>
            </w:tcBorders>
            <w:tcMar>
              <w:top w:w="80" w:type="nil"/>
              <w:left w:w="80" w:type="nil"/>
              <w:bottom w:w="80" w:type="nil"/>
              <w:right w:w="80" w:type="nil"/>
            </w:tcMar>
          </w:tcPr>
          <w:p w14:paraId="7D98276D" w14:textId="4D81AFF4"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supplementalInterestRateInformation</w:t>
            </w:r>
            <w:r w:rsidR="002707A2" w:rsidRPr="000E7630">
              <w:rPr>
                <w:rFonts w:ascii="Times New Roman" w:eastAsiaTheme="minorEastAsia" w:hAnsi="Times New Roman"/>
                <w:sz w:val="22"/>
                <w:szCs w:val="22"/>
              </w:rPr>
              <w:t>[]</w:t>
            </w:r>
            <w:r w:rsidRPr="000E7630">
              <w:rPr>
                <w:rFonts w:ascii="Times New Roman" w:eastAsiaTheme="minorEastAsia" w:hAnsi="Times New Roman"/>
                <w:sz w:val="22"/>
                <w:szCs w:val="22"/>
              </w:rPr>
              <w:t>.appInterestRates</w:t>
            </w:r>
            <w:r w:rsidR="00A25726" w:rsidRPr="000E7630">
              <w:rPr>
                <w:rFonts w:ascii="Times New Roman" w:eastAsiaTheme="minorEastAsia" w:hAnsi="Times New Roman"/>
                <w:sz w:val="22"/>
                <w:szCs w:val="22"/>
              </w:rPr>
              <w:t>[]</w:t>
            </w:r>
            <w:r w:rsidRPr="000E7630">
              <w:rPr>
                <w:rFonts w:ascii="Times New Roman" w:hAnsi="Times New Roman"/>
                <w:sz w:val="22"/>
                <w:szCs w:val="22"/>
              </w:rPr>
              <w:t>.</w:t>
            </w:r>
            <w:r w:rsidRPr="000E7630">
              <w:rPr>
                <w:rFonts w:ascii="Times New Roman" w:eastAsiaTheme="minorEastAsia" w:hAnsi="Times New Roman"/>
                <w:sz w:val="22"/>
                <w:szCs w:val="22"/>
              </w:rPr>
              <w:t>period</w:t>
            </w:r>
          </w:p>
        </w:tc>
        <w:tc>
          <w:tcPr>
            <w:tcW w:w="3205" w:type="dxa"/>
            <w:vMerge w:val="restart"/>
            <w:tcBorders>
              <w:top w:val="single" w:sz="4" w:space="0" w:color="auto"/>
              <w:left w:val="single" w:sz="8" w:space="0" w:color="000000"/>
              <w:right w:val="single" w:sz="8" w:space="0" w:color="000000"/>
            </w:tcBorders>
            <w:tcMar>
              <w:top w:w="80" w:type="nil"/>
              <w:left w:w="80" w:type="nil"/>
              <w:bottom w:w="80" w:type="nil"/>
              <w:right w:w="80" w:type="nil"/>
            </w:tcMar>
          </w:tcPr>
          <w:p w14:paraId="754F33CB" w14:textId="6A349E59"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Number</w:t>
            </w:r>
          </w:p>
          <w:p w14:paraId="5BB872F0" w14:textId="37D31DB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lang w:val="ru-RU"/>
              </w:rPr>
              <w:t xml:space="preserve">Required: </w:t>
            </w:r>
            <w:r w:rsidRPr="000E7630">
              <w:rPr>
                <w:rFonts w:ascii="Times New Roman" w:eastAsiaTheme="minorEastAsia" w:hAnsi="Times New Roman"/>
                <w:sz w:val="22"/>
                <w:szCs w:val="22"/>
              </w:rPr>
              <w:t>Yes</w:t>
            </w:r>
          </w:p>
        </w:tc>
        <w:tc>
          <w:tcPr>
            <w:tcW w:w="3205" w:type="dxa"/>
            <w:tcBorders>
              <w:top w:val="single" w:sz="4" w:space="0" w:color="auto"/>
              <w:left w:val="single" w:sz="8" w:space="0" w:color="000000"/>
              <w:bottom w:val="single" w:sz="8" w:space="0" w:color="000000"/>
              <w:right w:val="single" w:sz="8" w:space="0" w:color="000000"/>
            </w:tcBorders>
          </w:tcPr>
          <w:p w14:paraId="40737A56" w14:textId="55400943"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Period</w:t>
            </w:r>
          </w:p>
          <w:p w14:paraId="7D96B5FD" w14:textId="15EF52F4"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VNM: Kỳ</w:t>
            </w:r>
          </w:p>
        </w:tc>
      </w:tr>
      <w:tr w:rsidR="005A1D54" w:rsidRPr="000E7630" w14:paraId="6701BD9F"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75F0A151"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2B698AFA"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0B0557B0" w14:textId="790FF755" w:rsidR="005A1D54" w:rsidRPr="000E7630" w:rsidRDefault="0098795F"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hAnsi="Times New Roman"/>
                <w:bCs/>
                <w:color w:val="000000"/>
                <w:sz w:val="22"/>
                <w:szCs w:val="22"/>
              </w:rPr>
              <w:t xml:space="preserve">Draft Contract | Disbursement Request </w:t>
            </w:r>
            <w:r w:rsidR="005A1D54" w:rsidRPr="000E7630">
              <w:rPr>
                <w:rFonts w:ascii="Times New Roman" w:eastAsiaTheme="minorEastAsia" w:hAnsi="Times New Roman"/>
                <w:sz w:val="22"/>
                <w:szCs w:val="22"/>
              </w:rPr>
              <w:t>→</w:t>
            </w:r>
            <w:r w:rsidR="005A1D54" w:rsidRPr="000E7630">
              <w:rPr>
                <w:rFonts w:ascii="Times New Roman" w:hAnsi="Times New Roman"/>
                <w:bCs/>
                <w:color w:val="000000"/>
                <w:sz w:val="22"/>
                <w:szCs w:val="22"/>
              </w:rPr>
              <w:t xml:space="preserve"> Supplemental Interest Rate Information </w:t>
            </w:r>
            <w:r w:rsidR="005A1D54" w:rsidRPr="000E7630">
              <w:rPr>
                <w:rFonts w:ascii="Times New Roman" w:eastAsiaTheme="minorEastAsia" w:hAnsi="Times New Roman"/>
                <w:sz w:val="22"/>
                <w:szCs w:val="22"/>
              </w:rPr>
              <w:t xml:space="preserve">→ </w:t>
            </w:r>
            <w:r w:rsidR="005A1D54" w:rsidRPr="000E7630">
              <w:rPr>
                <w:rFonts w:ascii="Times New Roman" w:hAnsi="Times New Roman"/>
                <w:bCs/>
                <w:color w:val="000000"/>
                <w:sz w:val="22"/>
                <w:szCs w:val="22"/>
              </w:rPr>
              <w:t xml:space="preserve">Applicable Interest Rates </w:t>
            </w:r>
            <w:r w:rsidR="005A1D54" w:rsidRPr="000E7630">
              <w:rPr>
                <w:rFonts w:ascii="Times New Roman" w:eastAsiaTheme="minorEastAsia" w:hAnsi="Times New Roman"/>
                <w:sz w:val="22"/>
                <w:szCs w:val="22"/>
              </w:rPr>
              <w:t>→ Period</w:t>
            </w:r>
          </w:p>
        </w:tc>
      </w:tr>
      <w:tr w:rsidR="005A1D54" w:rsidRPr="000E7630" w14:paraId="19AB2125"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48D46FED"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18D6B7E8"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005A0CD6" w14:textId="54EFE7A1"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approveParams.ratesInfo.rates[].period</w:t>
            </w:r>
          </w:p>
        </w:tc>
      </w:tr>
      <w:tr w:rsidR="005A1D54" w:rsidRPr="000E7630" w14:paraId="0505A68E"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55235325"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47399E52"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087B80B7" w14:textId="758B26E1"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hAnsi="Times New Roman"/>
                <w:bCs/>
                <w:color w:val="000000"/>
                <w:sz w:val="22"/>
                <w:szCs w:val="22"/>
              </w:rPr>
              <w:t>Example: 1</w:t>
            </w:r>
          </w:p>
        </w:tc>
      </w:tr>
      <w:tr w:rsidR="005A1D54" w:rsidRPr="000E7630" w14:paraId="60C1C4C3" w14:textId="77777777" w:rsidTr="005A1C26">
        <w:tblPrEx>
          <w:tblBorders>
            <w:top w:val="none" w:sz="0" w:space="0" w:color="auto"/>
          </w:tblBorders>
        </w:tblPrEx>
        <w:tc>
          <w:tcPr>
            <w:tcW w:w="3207" w:type="dxa"/>
            <w:vMerge w:val="restart"/>
            <w:tcBorders>
              <w:left w:val="single" w:sz="8" w:space="0" w:color="000000"/>
              <w:right w:val="single" w:sz="8" w:space="0" w:color="000000"/>
            </w:tcBorders>
            <w:tcMar>
              <w:top w:w="80" w:type="nil"/>
              <w:left w:w="80" w:type="nil"/>
              <w:bottom w:w="80" w:type="nil"/>
              <w:right w:w="80" w:type="nil"/>
            </w:tcMar>
          </w:tcPr>
          <w:p w14:paraId="44D3404C" w14:textId="254D902A"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0E7630">
              <w:rPr>
                <w:rFonts w:ascii="Times New Roman" w:eastAsiaTheme="minorEastAsia" w:hAnsi="Times New Roman"/>
                <w:sz w:val="22"/>
                <w:szCs w:val="22"/>
                <w:lang w:val="ru-RU"/>
              </w:rPr>
              <w:t>supplementalInterestRateInformation</w:t>
            </w:r>
            <w:r w:rsidR="002707A2" w:rsidRPr="000E7630">
              <w:rPr>
                <w:rFonts w:ascii="Times New Roman" w:eastAsiaTheme="minorEastAsia" w:hAnsi="Times New Roman"/>
                <w:sz w:val="22"/>
                <w:szCs w:val="22"/>
                <w:lang w:val="ru-RU"/>
              </w:rPr>
              <w:t>[]</w:t>
            </w:r>
            <w:r w:rsidRPr="000E7630">
              <w:rPr>
                <w:rFonts w:ascii="Times New Roman" w:eastAsiaTheme="minorEastAsia" w:hAnsi="Times New Roman"/>
                <w:sz w:val="22"/>
                <w:szCs w:val="22"/>
                <w:lang w:val="ru-RU"/>
              </w:rPr>
              <w:t>.appInterestRates</w:t>
            </w:r>
            <w:r w:rsidR="00A25726" w:rsidRPr="000E7630">
              <w:rPr>
                <w:rFonts w:ascii="Times New Roman" w:eastAsiaTheme="minorEastAsia" w:hAnsi="Times New Roman"/>
                <w:sz w:val="22"/>
                <w:szCs w:val="22"/>
                <w:lang w:val="ru-RU"/>
              </w:rPr>
              <w:t>[]</w:t>
            </w:r>
            <w:r w:rsidRPr="000E7630">
              <w:rPr>
                <w:rFonts w:ascii="Times New Roman" w:eastAsiaTheme="minorEastAsia" w:hAnsi="Times New Roman"/>
                <w:sz w:val="22"/>
                <w:szCs w:val="22"/>
                <w:lang w:val="ru-RU"/>
              </w:rPr>
              <w:t>.interestRatePlan</w:t>
            </w:r>
          </w:p>
        </w:tc>
        <w:tc>
          <w:tcPr>
            <w:tcW w:w="3205" w:type="dxa"/>
            <w:vMerge w:val="restart"/>
            <w:tcBorders>
              <w:left w:val="single" w:sz="8" w:space="0" w:color="000000"/>
              <w:right w:val="single" w:sz="8" w:space="0" w:color="000000"/>
            </w:tcBorders>
            <w:tcMar>
              <w:top w:w="80" w:type="nil"/>
              <w:left w:w="80" w:type="nil"/>
              <w:bottom w:w="80" w:type="nil"/>
              <w:right w:w="80" w:type="nil"/>
            </w:tcMar>
          </w:tcPr>
          <w:p w14:paraId="66E7EC48"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String</w:t>
            </w:r>
          </w:p>
          <w:p w14:paraId="496B553A" w14:textId="326AF22A"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lang w:val="ru-RU"/>
              </w:rPr>
              <w:t xml:space="preserve">Required: </w:t>
            </w:r>
            <w:r w:rsidRPr="000E7630">
              <w:rPr>
                <w:rFonts w:ascii="Times New Roman" w:eastAsiaTheme="minorEastAsia" w:hAnsi="Times New Roman"/>
                <w:sz w:val="22"/>
                <w:szCs w:val="22"/>
              </w:rPr>
              <w:t>Yes</w:t>
            </w:r>
          </w:p>
        </w:tc>
        <w:tc>
          <w:tcPr>
            <w:tcW w:w="3205" w:type="dxa"/>
            <w:tcBorders>
              <w:top w:val="single" w:sz="8" w:space="0" w:color="000000"/>
              <w:left w:val="single" w:sz="8" w:space="0" w:color="000000"/>
              <w:bottom w:val="single" w:sz="8" w:space="0" w:color="000000"/>
              <w:right w:val="single" w:sz="8" w:space="0" w:color="000000"/>
            </w:tcBorders>
          </w:tcPr>
          <w:p w14:paraId="67B3DDD2" w14:textId="34C9634D"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Interest Rate Plan</w:t>
            </w:r>
          </w:p>
          <w:p w14:paraId="75B5F696" w14:textId="08904EC4"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0E7630">
              <w:rPr>
                <w:rFonts w:ascii="Times New Roman" w:eastAsiaTheme="minorEastAsia" w:hAnsi="Times New Roman"/>
                <w:sz w:val="22"/>
                <w:szCs w:val="22"/>
              </w:rPr>
              <w:t>VNM: Phương án lãi suất</w:t>
            </w:r>
          </w:p>
        </w:tc>
      </w:tr>
      <w:tr w:rsidR="005A1D54" w:rsidRPr="000E7630" w14:paraId="5C325E24"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04A658D1" w14:textId="77777777" w:rsidR="005A1D54" w:rsidRPr="002778E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7CA9F395"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1EF29B09" w14:textId="648425C2" w:rsidR="005A1D54" w:rsidRPr="000E7630" w:rsidRDefault="0098795F"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0E7630">
              <w:rPr>
                <w:rFonts w:ascii="Times New Roman" w:hAnsi="Times New Roman"/>
                <w:bCs/>
                <w:color w:val="000000"/>
                <w:sz w:val="22"/>
                <w:szCs w:val="22"/>
              </w:rPr>
              <w:t xml:space="preserve">Draft Contract | Disbursement Request </w:t>
            </w:r>
            <w:r w:rsidR="005A1D54" w:rsidRPr="000E7630">
              <w:rPr>
                <w:rFonts w:ascii="Times New Roman" w:eastAsiaTheme="minorEastAsia" w:hAnsi="Times New Roman"/>
                <w:sz w:val="22"/>
                <w:szCs w:val="22"/>
              </w:rPr>
              <w:t>→</w:t>
            </w:r>
            <w:r w:rsidR="005A1D54" w:rsidRPr="000E7630">
              <w:rPr>
                <w:rFonts w:ascii="Times New Roman" w:hAnsi="Times New Roman"/>
                <w:bCs/>
                <w:color w:val="000000"/>
                <w:sz w:val="22"/>
                <w:szCs w:val="22"/>
              </w:rPr>
              <w:t xml:space="preserve"> Supplemental Interest Rate Information </w:t>
            </w:r>
            <w:r w:rsidR="005A1D54" w:rsidRPr="000E7630">
              <w:rPr>
                <w:rFonts w:ascii="Times New Roman" w:eastAsiaTheme="minorEastAsia" w:hAnsi="Times New Roman"/>
                <w:sz w:val="22"/>
                <w:szCs w:val="22"/>
              </w:rPr>
              <w:t xml:space="preserve">→ </w:t>
            </w:r>
            <w:r w:rsidR="005A1D54" w:rsidRPr="000E7630">
              <w:rPr>
                <w:rFonts w:ascii="Times New Roman" w:hAnsi="Times New Roman"/>
                <w:bCs/>
                <w:color w:val="000000"/>
                <w:sz w:val="22"/>
                <w:szCs w:val="22"/>
              </w:rPr>
              <w:t xml:space="preserve">Applicable Interest Rates </w:t>
            </w:r>
            <w:r w:rsidR="005A1D54" w:rsidRPr="000E7630">
              <w:rPr>
                <w:rFonts w:ascii="Times New Roman" w:eastAsiaTheme="minorEastAsia" w:hAnsi="Times New Roman"/>
                <w:sz w:val="22"/>
                <w:szCs w:val="22"/>
              </w:rPr>
              <w:t>→ Interest Rate Plan</w:t>
            </w:r>
          </w:p>
        </w:tc>
      </w:tr>
      <w:tr w:rsidR="005A1D54" w:rsidRPr="000E7630" w14:paraId="3BD5FA71"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13527BEC" w14:textId="77777777" w:rsidR="005A1D54" w:rsidRPr="002778E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5E68D557"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76CD44D1" w14:textId="00CFDDEC"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0E7630">
              <w:rPr>
                <w:rFonts w:ascii="Times New Roman" w:eastAsiaTheme="minorEastAsia" w:hAnsi="Times New Roman"/>
                <w:sz w:val="22"/>
                <w:szCs w:val="22"/>
              </w:rPr>
              <w:t>approveParams.ratesInfo.rates[].</w:t>
            </w:r>
            <w:r w:rsidRPr="000E7630">
              <w:rPr>
                <w:rFonts w:ascii="Times New Roman" w:hAnsi="Times New Roman"/>
                <w:sz w:val="22"/>
                <w:szCs w:val="22"/>
              </w:rPr>
              <w:t>interestRatePlan</w:t>
            </w:r>
          </w:p>
        </w:tc>
      </w:tr>
      <w:tr w:rsidR="005A1D54" w:rsidRPr="000E7630" w14:paraId="7C6FA946"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1AF585EA"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581F12B6"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3B1DAC81" w14:textId="7BC271BE"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0E7630">
              <w:rPr>
                <w:rFonts w:ascii="Times New Roman" w:hAnsi="Times New Roman"/>
                <w:bCs/>
                <w:color w:val="000000"/>
                <w:sz w:val="22"/>
                <w:szCs w:val="22"/>
              </w:rPr>
              <w:t>Example: “2”</w:t>
            </w:r>
          </w:p>
        </w:tc>
      </w:tr>
      <w:tr w:rsidR="005A1D54" w:rsidRPr="000E7630" w14:paraId="7026869F"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62BDEF85" w14:textId="3C796551"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0E7630">
              <w:rPr>
                <w:rFonts w:ascii="Times New Roman" w:eastAsiaTheme="minorEastAsia" w:hAnsi="Times New Roman"/>
                <w:sz w:val="22"/>
                <w:szCs w:val="22"/>
                <w:lang w:val="ru-RU"/>
              </w:rPr>
              <w:t>supplementalInterestRateInformation</w:t>
            </w:r>
            <w:r w:rsidR="002707A2" w:rsidRPr="000E7630">
              <w:rPr>
                <w:rFonts w:ascii="Times New Roman" w:eastAsiaTheme="minorEastAsia" w:hAnsi="Times New Roman"/>
                <w:sz w:val="22"/>
                <w:szCs w:val="22"/>
                <w:lang w:val="ru-RU"/>
              </w:rPr>
              <w:t>[]</w:t>
            </w:r>
            <w:r w:rsidRPr="000E7630">
              <w:rPr>
                <w:rFonts w:ascii="Times New Roman" w:eastAsiaTheme="minorEastAsia" w:hAnsi="Times New Roman"/>
                <w:sz w:val="22"/>
                <w:szCs w:val="22"/>
                <w:lang w:val="ru-RU"/>
              </w:rPr>
              <w:t>.appInterestRates</w:t>
            </w:r>
            <w:r w:rsidR="00A25726" w:rsidRPr="000E7630">
              <w:rPr>
                <w:rFonts w:ascii="Times New Roman" w:eastAsiaTheme="minorEastAsia" w:hAnsi="Times New Roman"/>
                <w:sz w:val="22"/>
                <w:szCs w:val="22"/>
                <w:lang w:val="ru-RU"/>
              </w:rPr>
              <w:t>[]</w:t>
            </w:r>
            <w:r w:rsidRPr="000E7630">
              <w:rPr>
                <w:rFonts w:ascii="Times New Roman" w:eastAsiaTheme="minorEastAsia" w:hAnsi="Times New Roman"/>
                <w:sz w:val="22"/>
                <w:szCs w:val="22"/>
                <w:lang w:val="ru-RU"/>
              </w:rPr>
              <w:t>.gracePeriod</w:t>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6FE630E7"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Number</w:t>
            </w:r>
          </w:p>
          <w:p w14:paraId="656D1D22" w14:textId="5BE5B555"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0E7630">
              <w:rPr>
                <w:rFonts w:ascii="Times New Roman" w:eastAsiaTheme="minorEastAsia" w:hAnsi="Times New Roman"/>
                <w:sz w:val="22"/>
                <w:szCs w:val="22"/>
                <w:lang w:val="ru-RU"/>
              </w:rPr>
              <w:t xml:space="preserve">Required: </w:t>
            </w:r>
            <w:r w:rsidRPr="000E7630">
              <w:rPr>
                <w:rFonts w:ascii="Times New Roman" w:eastAsiaTheme="minorEastAsia" w:hAnsi="Times New Roman"/>
                <w:sz w:val="22"/>
                <w:szCs w:val="22"/>
              </w:rPr>
              <w:t>Yes</w:t>
            </w:r>
          </w:p>
        </w:tc>
        <w:tc>
          <w:tcPr>
            <w:tcW w:w="3205" w:type="dxa"/>
            <w:tcBorders>
              <w:top w:val="single" w:sz="8" w:space="0" w:color="000000"/>
              <w:left w:val="single" w:sz="8" w:space="0" w:color="000000"/>
              <w:bottom w:val="single" w:sz="8" w:space="0" w:color="000000"/>
              <w:right w:val="single" w:sz="8" w:space="0" w:color="000000"/>
            </w:tcBorders>
          </w:tcPr>
          <w:p w14:paraId="3C833FB1" w14:textId="690D882F"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Grace Period (Months)</w:t>
            </w:r>
          </w:p>
          <w:p w14:paraId="26038588" w14:textId="113610DE"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VNM: Thời gian ưu đãi (Tháng)</w:t>
            </w:r>
          </w:p>
        </w:tc>
      </w:tr>
      <w:tr w:rsidR="005A1D54" w:rsidRPr="000E7630" w14:paraId="3EC17859"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11078843"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6903279D"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3913917F" w14:textId="58FD555C" w:rsidR="005A1D54" w:rsidRPr="000E7630" w:rsidRDefault="0098795F"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hAnsi="Times New Roman"/>
                <w:bCs/>
                <w:color w:val="000000"/>
                <w:sz w:val="22"/>
                <w:szCs w:val="22"/>
              </w:rPr>
              <w:t xml:space="preserve">Draft Contract | Disbursement Request </w:t>
            </w:r>
            <w:r w:rsidR="005A1D54" w:rsidRPr="000E7630">
              <w:rPr>
                <w:rFonts w:ascii="Times New Roman" w:eastAsiaTheme="minorEastAsia" w:hAnsi="Times New Roman"/>
                <w:sz w:val="22"/>
                <w:szCs w:val="22"/>
              </w:rPr>
              <w:t>→</w:t>
            </w:r>
            <w:r w:rsidR="005A1D54" w:rsidRPr="000E7630">
              <w:rPr>
                <w:rFonts w:ascii="Times New Roman" w:hAnsi="Times New Roman"/>
                <w:bCs/>
                <w:color w:val="000000"/>
                <w:sz w:val="22"/>
                <w:szCs w:val="22"/>
              </w:rPr>
              <w:t xml:space="preserve"> Supplemental Interest Rate Information </w:t>
            </w:r>
            <w:r w:rsidR="005A1D54" w:rsidRPr="000E7630">
              <w:rPr>
                <w:rFonts w:ascii="Times New Roman" w:eastAsiaTheme="minorEastAsia" w:hAnsi="Times New Roman"/>
                <w:sz w:val="22"/>
                <w:szCs w:val="22"/>
              </w:rPr>
              <w:t xml:space="preserve">→ </w:t>
            </w:r>
            <w:r w:rsidR="005A1D54" w:rsidRPr="000E7630">
              <w:rPr>
                <w:rFonts w:ascii="Times New Roman" w:hAnsi="Times New Roman"/>
                <w:bCs/>
                <w:color w:val="000000"/>
                <w:sz w:val="22"/>
                <w:szCs w:val="22"/>
              </w:rPr>
              <w:t xml:space="preserve">Applicable Interest Rates </w:t>
            </w:r>
            <w:r w:rsidR="005A1D54" w:rsidRPr="000E7630">
              <w:rPr>
                <w:rFonts w:ascii="Times New Roman" w:eastAsiaTheme="minorEastAsia" w:hAnsi="Times New Roman"/>
                <w:sz w:val="22"/>
                <w:szCs w:val="22"/>
              </w:rPr>
              <w:t>→ Grace Period (Months)</w:t>
            </w:r>
          </w:p>
        </w:tc>
      </w:tr>
      <w:tr w:rsidR="005A1D54" w:rsidRPr="000E7630" w14:paraId="37628D83"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1F32C58D"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79D1762E"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73AFB93F" w14:textId="799A1B6B"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approveParams.ratesInfo.rates[].</w:t>
            </w:r>
            <w:r w:rsidRPr="000E7630">
              <w:rPr>
                <w:rFonts w:ascii="Times New Roman" w:hAnsi="Times New Roman"/>
                <w:sz w:val="22"/>
                <w:szCs w:val="22"/>
              </w:rPr>
              <w:t>gracePeriod</w:t>
            </w:r>
          </w:p>
        </w:tc>
      </w:tr>
      <w:tr w:rsidR="005A1D54" w:rsidRPr="000E7630" w14:paraId="044987A7"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5ADBBC85"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3ADC23AB"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2A51196F" w14:textId="4150A709"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hAnsi="Times New Roman"/>
                <w:bCs/>
                <w:color w:val="000000"/>
                <w:sz w:val="22"/>
                <w:szCs w:val="22"/>
              </w:rPr>
              <w:t>Example: 3</w:t>
            </w:r>
          </w:p>
        </w:tc>
      </w:tr>
      <w:tr w:rsidR="005A1D54" w:rsidRPr="000E7630" w14:paraId="1EC16BA0" w14:textId="77777777" w:rsidTr="005A1C26">
        <w:tblPrEx>
          <w:tblBorders>
            <w:top w:val="none" w:sz="0" w:space="0" w:color="auto"/>
          </w:tblBorders>
        </w:tblPrEx>
        <w:tc>
          <w:tcPr>
            <w:tcW w:w="3207" w:type="dxa"/>
            <w:vMerge w:val="restart"/>
            <w:tcBorders>
              <w:left w:val="single" w:sz="8" w:space="0" w:color="000000"/>
              <w:right w:val="single" w:sz="8" w:space="0" w:color="000000"/>
            </w:tcBorders>
            <w:tcMar>
              <w:top w:w="80" w:type="nil"/>
              <w:left w:w="80" w:type="nil"/>
              <w:bottom w:w="80" w:type="nil"/>
              <w:right w:w="80" w:type="nil"/>
            </w:tcMar>
          </w:tcPr>
          <w:p w14:paraId="13E5BA5B" w14:textId="35DE434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supplementalInterestRateInformation</w:t>
            </w:r>
            <w:r w:rsidR="002707A2" w:rsidRPr="000E7630">
              <w:rPr>
                <w:rFonts w:ascii="Times New Roman" w:eastAsiaTheme="minorEastAsia" w:hAnsi="Times New Roman"/>
                <w:sz w:val="22"/>
                <w:szCs w:val="22"/>
              </w:rPr>
              <w:t>[]</w:t>
            </w:r>
            <w:r w:rsidRPr="000E7630">
              <w:rPr>
                <w:rFonts w:ascii="Times New Roman" w:eastAsiaTheme="minorEastAsia" w:hAnsi="Times New Roman"/>
                <w:sz w:val="22"/>
                <w:szCs w:val="22"/>
              </w:rPr>
              <w:t>.appInterestRates</w:t>
            </w:r>
            <w:r w:rsidR="00A25726" w:rsidRPr="000E7630">
              <w:rPr>
                <w:rFonts w:ascii="Times New Roman" w:eastAsiaTheme="minorEastAsia" w:hAnsi="Times New Roman"/>
                <w:sz w:val="22"/>
                <w:szCs w:val="22"/>
              </w:rPr>
              <w:t>[]</w:t>
            </w:r>
            <w:r w:rsidRPr="000E7630">
              <w:rPr>
                <w:rFonts w:ascii="Times New Roman" w:eastAsiaTheme="minorEastAsia" w:hAnsi="Times New Roman"/>
                <w:sz w:val="22"/>
                <w:szCs w:val="22"/>
              </w:rPr>
              <w:t>.interestRatePref</w:t>
            </w:r>
          </w:p>
        </w:tc>
        <w:tc>
          <w:tcPr>
            <w:tcW w:w="3205" w:type="dxa"/>
            <w:vMerge w:val="restart"/>
            <w:tcBorders>
              <w:left w:val="single" w:sz="8" w:space="0" w:color="000000"/>
              <w:right w:val="single" w:sz="8" w:space="0" w:color="000000"/>
            </w:tcBorders>
            <w:tcMar>
              <w:top w:w="80" w:type="nil"/>
              <w:left w:w="80" w:type="nil"/>
              <w:bottom w:w="80" w:type="nil"/>
              <w:right w:w="80" w:type="nil"/>
            </w:tcMar>
          </w:tcPr>
          <w:p w14:paraId="398B050C"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Number</w:t>
            </w:r>
          </w:p>
          <w:p w14:paraId="5FC817AB" w14:textId="4B621419"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lang w:val="ru-RU"/>
              </w:rPr>
              <w:t xml:space="preserve">Required: </w:t>
            </w:r>
            <w:r w:rsidRPr="000E7630">
              <w:rPr>
                <w:rFonts w:ascii="Times New Roman" w:eastAsiaTheme="minorEastAsia" w:hAnsi="Times New Roman"/>
                <w:sz w:val="22"/>
                <w:szCs w:val="22"/>
              </w:rPr>
              <w:t>Yes</w:t>
            </w:r>
          </w:p>
        </w:tc>
        <w:tc>
          <w:tcPr>
            <w:tcW w:w="3205" w:type="dxa"/>
            <w:tcBorders>
              <w:top w:val="single" w:sz="8" w:space="0" w:color="000000"/>
              <w:left w:val="single" w:sz="8" w:space="0" w:color="000000"/>
              <w:bottom w:val="single" w:sz="8" w:space="0" w:color="000000"/>
              <w:right w:val="single" w:sz="8" w:space="0" w:color="000000"/>
            </w:tcBorders>
          </w:tcPr>
          <w:p w14:paraId="464541A2" w14:textId="0E4EB56C"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Preferential Interest Rate</w:t>
            </w:r>
          </w:p>
          <w:p w14:paraId="45E5DFA4" w14:textId="728BDC41"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0E7630">
              <w:rPr>
                <w:rFonts w:ascii="Times New Roman" w:eastAsiaTheme="minorEastAsia" w:hAnsi="Times New Roman"/>
                <w:sz w:val="22"/>
                <w:szCs w:val="22"/>
              </w:rPr>
              <w:t>VNM: Lãi suất ưu đãi</w:t>
            </w:r>
          </w:p>
        </w:tc>
      </w:tr>
      <w:tr w:rsidR="005A1D54" w:rsidRPr="000E7630" w14:paraId="33292B4F"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7D4A92D1"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30EF56E2"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68E4F8C9" w14:textId="59F2DE38" w:rsidR="005A1D54" w:rsidRPr="000E7630" w:rsidRDefault="0098795F"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0E7630">
              <w:rPr>
                <w:rFonts w:ascii="Times New Roman" w:hAnsi="Times New Roman"/>
                <w:bCs/>
                <w:color w:val="000000"/>
                <w:sz w:val="22"/>
                <w:szCs w:val="22"/>
              </w:rPr>
              <w:t xml:space="preserve">Draft Contract | Disbursement Request </w:t>
            </w:r>
            <w:r w:rsidR="005A1D54" w:rsidRPr="000E7630">
              <w:rPr>
                <w:rFonts w:ascii="Times New Roman" w:eastAsiaTheme="minorEastAsia" w:hAnsi="Times New Roman"/>
                <w:sz w:val="22"/>
                <w:szCs w:val="22"/>
              </w:rPr>
              <w:t>→</w:t>
            </w:r>
            <w:r w:rsidR="005A1D54" w:rsidRPr="000E7630">
              <w:rPr>
                <w:rFonts w:ascii="Times New Roman" w:hAnsi="Times New Roman"/>
                <w:bCs/>
                <w:color w:val="000000"/>
                <w:sz w:val="22"/>
                <w:szCs w:val="22"/>
              </w:rPr>
              <w:t xml:space="preserve"> Supplemental Interest Rate Information </w:t>
            </w:r>
            <w:r w:rsidR="005A1D54" w:rsidRPr="000E7630">
              <w:rPr>
                <w:rFonts w:ascii="Times New Roman" w:eastAsiaTheme="minorEastAsia" w:hAnsi="Times New Roman"/>
                <w:sz w:val="22"/>
                <w:szCs w:val="22"/>
              </w:rPr>
              <w:t xml:space="preserve">→ </w:t>
            </w:r>
            <w:r w:rsidR="005A1D54" w:rsidRPr="000E7630">
              <w:rPr>
                <w:rFonts w:ascii="Times New Roman" w:hAnsi="Times New Roman"/>
                <w:bCs/>
                <w:color w:val="000000"/>
                <w:sz w:val="22"/>
                <w:szCs w:val="22"/>
              </w:rPr>
              <w:t xml:space="preserve">Applicable Interest Rates </w:t>
            </w:r>
            <w:r w:rsidR="005A1D54" w:rsidRPr="000E7630">
              <w:rPr>
                <w:rFonts w:ascii="Times New Roman" w:eastAsiaTheme="minorEastAsia" w:hAnsi="Times New Roman"/>
                <w:sz w:val="22"/>
                <w:szCs w:val="22"/>
              </w:rPr>
              <w:t>→ Preferential Interest Rate</w:t>
            </w:r>
          </w:p>
        </w:tc>
      </w:tr>
      <w:tr w:rsidR="005A1D54" w:rsidRPr="000E7630" w14:paraId="37EC8F90"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4D6F4BF1"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41C13903"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2CB5077A" w14:textId="655B4E2E"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0E7630">
              <w:rPr>
                <w:rFonts w:ascii="Times New Roman" w:eastAsiaTheme="minorEastAsia" w:hAnsi="Times New Roman"/>
                <w:sz w:val="22"/>
                <w:szCs w:val="22"/>
              </w:rPr>
              <w:t>approveParams.ratesInfo.rates[].</w:t>
            </w:r>
            <w:r w:rsidRPr="000E7630">
              <w:rPr>
                <w:rFonts w:ascii="Times New Roman" w:hAnsi="Times New Roman"/>
                <w:sz w:val="22"/>
                <w:szCs w:val="22"/>
              </w:rPr>
              <w:t>interestRatePref</w:t>
            </w:r>
          </w:p>
        </w:tc>
      </w:tr>
      <w:tr w:rsidR="005A1D54" w:rsidRPr="000E7630" w14:paraId="59ACDD6A"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094C62A7"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52716441"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631FE54E" w14:textId="4F542EE5"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0E7630">
              <w:rPr>
                <w:rFonts w:ascii="Times New Roman" w:hAnsi="Times New Roman"/>
                <w:bCs/>
                <w:color w:val="000000"/>
                <w:sz w:val="22"/>
                <w:szCs w:val="22"/>
              </w:rPr>
              <w:t>Example: 4</w:t>
            </w:r>
          </w:p>
        </w:tc>
      </w:tr>
      <w:tr w:rsidR="005A1D54" w:rsidRPr="000E7630" w14:paraId="1FDDB9E9" w14:textId="77777777" w:rsidTr="005A1C26">
        <w:tblPrEx>
          <w:tblBorders>
            <w:top w:val="none" w:sz="0" w:space="0" w:color="auto"/>
          </w:tblBorders>
        </w:tblPrEx>
        <w:tc>
          <w:tcPr>
            <w:tcW w:w="3207" w:type="dxa"/>
            <w:vMerge w:val="restart"/>
            <w:tcBorders>
              <w:left w:val="single" w:sz="8" w:space="0" w:color="000000"/>
              <w:right w:val="single" w:sz="8" w:space="0" w:color="000000"/>
            </w:tcBorders>
            <w:tcMar>
              <w:top w:w="80" w:type="nil"/>
              <w:left w:w="80" w:type="nil"/>
              <w:bottom w:w="80" w:type="nil"/>
              <w:right w:w="80" w:type="nil"/>
            </w:tcMar>
          </w:tcPr>
          <w:p w14:paraId="57B723EB" w14:textId="265F0F9F"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supplementalInterestRateInformation</w:t>
            </w:r>
            <w:r w:rsidR="002707A2" w:rsidRPr="000E7630">
              <w:rPr>
                <w:rFonts w:ascii="Times New Roman" w:eastAsiaTheme="minorEastAsia" w:hAnsi="Times New Roman"/>
                <w:sz w:val="22"/>
                <w:szCs w:val="22"/>
              </w:rPr>
              <w:t>[]</w:t>
            </w:r>
            <w:r w:rsidRPr="000E7630">
              <w:rPr>
                <w:rFonts w:ascii="Times New Roman" w:eastAsiaTheme="minorEastAsia" w:hAnsi="Times New Roman"/>
                <w:sz w:val="22"/>
                <w:szCs w:val="22"/>
              </w:rPr>
              <w:t>.appInterestRates</w:t>
            </w:r>
            <w:r w:rsidR="00A25726" w:rsidRPr="000E7630">
              <w:rPr>
                <w:rFonts w:ascii="Times New Roman" w:eastAsiaTheme="minorEastAsia" w:hAnsi="Times New Roman"/>
                <w:sz w:val="22"/>
                <w:szCs w:val="22"/>
              </w:rPr>
              <w:t>[]</w:t>
            </w:r>
            <w:r w:rsidRPr="000E7630">
              <w:rPr>
                <w:rFonts w:ascii="Times New Roman" w:eastAsiaTheme="minorEastAsia" w:hAnsi="Times New Roman"/>
                <w:sz w:val="22"/>
                <w:szCs w:val="22"/>
              </w:rPr>
              <w:t>.rateCode</w:t>
            </w:r>
          </w:p>
        </w:tc>
        <w:tc>
          <w:tcPr>
            <w:tcW w:w="3205" w:type="dxa"/>
            <w:vMerge w:val="restart"/>
            <w:tcBorders>
              <w:left w:val="single" w:sz="8" w:space="0" w:color="000000"/>
              <w:right w:val="single" w:sz="8" w:space="0" w:color="000000"/>
            </w:tcBorders>
            <w:tcMar>
              <w:top w:w="80" w:type="nil"/>
              <w:left w:w="80" w:type="nil"/>
              <w:bottom w:w="80" w:type="nil"/>
              <w:right w:w="80" w:type="nil"/>
            </w:tcMar>
          </w:tcPr>
          <w:p w14:paraId="2116B99C"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String</w:t>
            </w:r>
          </w:p>
          <w:p w14:paraId="4E1A3825" w14:textId="68FC3E3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lang w:val="ru-RU"/>
              </w:rPr>
              <w:t xml:space="preserve">Required: </w:t>
            </w:r>
            <w:r w:rsidRPr="000E7630">
              <w:rPr>
                <w:rFonts w:ascii="Times New Roman" w:eastAsiaTheme="minorEastAsia" w:hAnsi="Times New Roman"/>
                <w:sz w:val="22"/>
                <w:szCs w:val="22"/>
              </w:rPr>
              <w:t>Yes</w:t>
            </w:r>
          </w:p>
        </w:tc>
        <w:tc>
          <w:tcPr>
            <w:tcW w:w="3205" w:type="dxa"/>
            <w:tcBorders>
              <w:top w:val="single" w:sz="8" w:space="0" w:color="000000"/>
              <w:left w:val="single" w:sz="8" w:space="0" w:color="000000"/>
              <w:bottom w:val="single" w:sz="8" w:space="0" w:color="000000"/>
              <w:right w:val="single" w:sz="8" w:space="0" w:color="000000"/>
            </w:tcBorders>
          </w:tcPr>
          <w:p w14:paraId="05C3E515" w14:textId="7B8E839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Rate Сode</w:t>
            </w:r>
          </w:p>
          <w:p w14:paraId="5EE8B111" w14:textId="6B03A246"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 xml:space="preserve">VNM: Mã </w:t>
            </w:r>
            <w:r w:rsidR="001370F3">
              <w:rPr>
                <w:rFonts w:ascii="Times New Roman" w:eastAsiaTheme="minorEastAsia" w:hAnsi="Times New Roman"/>
                <w:sz w:val="22"/>
                <w:szCs w:val="22"/>
              </w:rPr>
              <w:t>ưu đãi</w:t>
            </w:r>
          </w:p>
        </w:tc>
      </w:tr>
      <w:tr w:rsidR="005A1D54" w:rsidRPr="000E7630" w14:paraId="7BA776E8"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1831E63B"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4D5A1CF4"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1515AD56" w14:textId="7607B377" w:rsidR="005A1D54" w:rsidRPr="000E7630" w:rsidRDefault="0098795F"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0E7630">
              <w:rPr>
                <w:rFonts w:ascii="Times New Roman" w:hAnsi="Times New Roman"/>
                <w:bCs/>
                <w:color w:val="000000"/>
                <w:sz w:val="22"/>
                <w:szCs w:val="22"/>
              </w:rPr>
              <w:t xml:space="preserve">Draft Contract | Disbursement Request </w:t>
            </w:r>
            <w:r w:rsidR="005A1D54" w:rsidRPr="000E7630">
              <w:rPr>
                <w:rFonts w:ascii="Times New Roman" w:eastAsiaTheme="minorEastAsia" w:hAnsi="Times New Roman"/>
                <w:sz w:val="22"/>
                <w:szCs w:val="22"/>
              </w:rPr>
              <w:t>→</w:t>
            </w:r>
            <w:r w:rsidR="005A1D54" w:rsidRPr="000E7630">
              <w:rPr>
                <w:rFonts w:ascii="Times New Roman" w:hAnsi="Times New Roman"/>
                <w:bCs/>
                <w:color w:val="000000"/>
                <w:sz w:val="22"/>
                <w:szCs w:val="22"/>
              </w:rPr>
              <w:t xml:space="preserve"> Supplemental Interest Rate Information </w:t>
            </w:r>
            <w:r w:rsidR="005A1D54" w:rsidRPr="000E7630">
              <w:rPr>
                <w:rFonts w:ascii="Times New Roman" w:eastAsiaTheme="minorEastAsia" w:hAnsi="Times New Roman"/>
                <w:sz w:val="22"/>
                <w:szCs w:val="22"/>
              </w:rPr>
              <w:t xml:space="preserve">→ </w:t>
            </w:r>
            <w:r w:rsidR="005A1D54" w:rsidRPr="000E7630">
              <w:rPr>
                <w:rFonts w:ascii="Times New Roman" w:hAnsi="Times New Roman"/>
                <w:bCs/>
                <w:color w:val="000000"/>
                <w:sz w:val="22"/>
                <w:szCs w:val="22"/>
              </w:rPr>
              <w:t xml:space="preserve">Applicable Interest Rates </w:t>
            </w:r>
            <w:r w:rsidR="005A1D54" w:rsidRPr="000E7630">
              <w:rPr>
                <w:rFonts w:ascii="Times New Roman" w:eastAsiaTheme="minorEastAsia" w:hAnsi="Times New Roman"/>
                <w:sz w:val="22"/>
                <w:szCs w:val="22"/>
              </w:rPr>
              <w:t>→ Rate Сode</w:t>
            </w:r>
          </w:p>
        </w:tc>
      </w:tr>
      <w:tr w:rsidR="005A1D54" w:rsidRPr="000E7630" w14:paraId="5DD7231F"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6289AB19"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5675D1FF"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0105FD68" w14:textId="3F0B9258"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0E7630">
              <w:rPr>
                <w:rFonts w:ascii="Times New Roman" w:eastAsiaTheme="minorEastAsia" w:hAnsi="Times New Roman"/>
                <w:sz w:val="22"/>
                <w:szCs w:val="22"/>
              </w:rPr>
              <w:t>approveParams.ratesInfo.rates[].</w:t>
            </w:r>
            <w:r w:rsidRPr="000E7630">
              <w:rPr>
                <w:rFonts w:ascii="Times New Roman" w:hAnsi="Times New Roman"/>
                <w:sz w:val="22"/>
                <w:szCs w:val="22"/>
              </w:rPr>
              <w:t>rateCode</w:t>
            </w:r>
          </w:p>
        </w:tc>
      </w:tr>
      <w:tr w:rsidR="005A1D54" w:rsidRPr="000E7630" w14:paraId="18A83D51"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216B39C7"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29943A3F"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368B4A25" w14:textId="417849D2"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0E7630">
              <w:rPr>
                <w:rFonts w:ascii="Times New Roman" w:hAnsi="Times New Roman"/>
                <w:bCs/>
                <w:color w:val="000000"/>
                <w:sz w:val="22"/>
                <w:szCs w:val="22"/>
              </w:rPr>
              <w:t>Example: “5”</w:t>
            </w:r>
          </w:p>
        </w:tc>
      </w:tr>
      <w:tr w:rsidR="005A1D54" w:rsidRPr="000E7630" w14:paraId="634E101A" w14:textId="77777777" w:rsidTr="005A1C26">
        <w:tblPrEx>
          <w:tblBorders>
            <w:top w:val="none" w:sz="0" w:space="0" w:color="auto"/>
          </w:tblBorders>
        </w:tblPrEx>
        <w:tc>
          <w:tcPr>
            <w:tcW w:w="3207" w:type="dxa"/>
            <w:vMerge w:val="restart"/>
            <w:tcBorders>
              <w:left w:val="single" w:sz="8" w:space="0" w:color="000000"/>
              <w:right w:val="single" w:sz="8" w:space="0" w:color="000000"/>
            </w:tcBorders>
            <w:tcMar>
              <w:top w:w="80" w:type="nil"/>
              <w:left w:w="80" w:type="nil"/>
              <w:bottom w:w="80" w:type="nil"/>
              <w:right w:w="80" w:type="nil"/>
            </w:tcMar>
          </w:tcPr>
          <w:p w14:paraId="09451808" w14:textId="2725AE06"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supplementalInterestRateInformation</w:t>
            </w:r>
            <w:r w:rsidR="002707A2" w:rsidRPr="000E7630">
              <w:rPr>
                <w:rFonts w:ascii="Times New Roman" w:eastAsiaTheme="minorEastAsia" w:hAnsi="Times New Roman"/>
                <w:sz w:val="22"/>
                <w:szCs w:val="22"/>
              </w:rPr>
              <w:t>[]</w:t>
            </w:r>
            <w:r w:rsidRPr="000E7630">
              <w:rPr>
                <w:rFonts w:ascii="Times New Roman" w:eastAsiaTheme="minorEastAsia" w:hAnsi="Times New Roman"/>
                <w:sz w:val="22"/>
                <w:szCs w:val="22"/>
              </w:rPr>
              <w:t>.appInterestRates</w:t>
            </w:r>
            <w:r w:rsidR="00A25726" w:rsidRPr="000E7630">
              <w:rPr>
                <w:rFonts w:ascii="Times New Roman" w:eastAsiaTheme="minorEastAsia" w:hAnsi="Times New Roman"/>
                <w:sz w:val="22"/>
                <w:szCs w:val="22"/>
              </w:rPr>
              <w:t>[]</w:t>
            </w:r>
            <w:r w:rsidRPr="000E7630">
              <w:rPr>
                <w:rFonts w:ascii="Times New Roman" w:eastAsiaTheme="minorEastAsia" w:hAnsi="Times New Roman"/>
                <w:sz w:val="22"/>
                <w:szCs w:val="22"/>
              </w:rPr>
              <w:t>.interestRateMargin</w:t>
            </w:r>
          </w:p>
        </w:tc>
        <w:tc>
          <w:tcPr>
            <w:tcW w:w="3205" w:type="dxa"/>
            <w:vMerge w:val="restart"/>
            <w:tcBorders>
              <w:left w:val="single" w:sz="8" w:space="0" w:color="000000"/>
              <w:right w:val="single" w:sz="8" w:space="0" w:color="000000"/>
            </w:tcBorders>
            <w:tcMar>
              <w:top w:w="80" w:type="nil"/>
              <w:left w:w="80" w:type="nil"/>
              <w:bottom w:w="80" w:type="nil"/>
              <w:right w:w="80" w:type="nil"/>
            </w:tcMar>
          </w:tcPr>
          <w:p w14:paraId="4D74F452" w14:textId="3AE34F22"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Number</w:t>
            </w:r>
          </w:p>
          <w:p w14:paraId="32D9350A" w14:textId="24DC5196"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lang w:val="ru-RU"/>
              </w:rPr>
              <w:t xml:space="preserve">Required: </w:t>
            </w:r>
            <w:r w:rsidRPr="000E7630">
              <w:rPr>
                <w:rFonts w:ascii="Times New Roman" w:eastAsiaTheme="minorEastAsia" w:hAnsi="Times New Roman"/>
                <w:sz w:val="22"/>
                <w:szCs w:val="22"/>
              </w:rPr>
              <w:t>Yes</w:t>
            </w:r>
          </w:p>
        </w:tc>
        <w:tc>
          <w:tcPr>
            <w:tcW w:w="3205" w:type="dxa"/>
            <w:tcBorders>
              <w:top w:val="single" w:sz="8" w:space="0" w:color="000000"/>
              <w:left w:val="single" w:sz="8" w:space="0" w:color="000000"/>
              <w:bottom w:val="single" w:sz="8" w:space="0" w:color="000000"/>
              <w:right w:val="single" w:sz="8" w:space="0" w:color="000000"/>
            </w:tcBorders>
          </w:tcPr>
          <w:p w14:paraId="16917404" w14:textId="3834DE30"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Interest Rate Margin</w:t>
            </w:r>
          </w:p>
          <w:p w14:paraId="51D49467" w14:textId="35B8BF24"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0E7630">
              <w:rPr>
                <w:rFonts w:ascii="Times New Roman" w:eastAsiaTheme="minorEastAsia" w:hAnsi="Times New Roman"/>
                <w:sz w:val="22"/>
                <w:szCs w:val="22"/>
              </w:rPr>
              <w:t>VNM: Biên độ</w:t>
            </w:r>
          </w:p>
        </w:tc>
      </w:tr>
      <w:tr w:rsidR="005A1D54" w:rsidRPr="000E7630" w14:paraId="0F82A7C1"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44CCA9BC"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7A986789"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43C8F598" w14:textId="3FF08D85" w:rsidR="005A1D54" w:rsidRPr="000E7630" w:rsidRDefault="0098795F"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0E7630">
              <w:rPr>
                <w:rFonts w:ascii="Times New Roman" w:hAnsi="Times New Roman"/>
                <w:bCs/>
                <w:color w:val="000000"/>
                <w:sz w:val="22"/>
                <w:szCs w:val="22"/>
              </w:rPr>
              <w:t xml:space="preserve">Draft Contract | Disbursement Request </w:t>
            </w:r>
            <w:r w:rsidR="005A1D54" w:rsidRPr="000E7630">
              <w:rPr>
                <w:rFonts w:ascii="Times New Roman" w:eastAsiaTheme="minorEastAsia" w:hAnsi="Times New Roman"/>
                <w:sz w:val="22"/>
                <w:szCs w:val="22"/>
              </w:rPr>
              <w:t>→</w:t>
            </w:r>
            <w:r w:rsidR="005A1D54" w:rsidRPr="000E7630">
              <w:rPr>
                <w:rFonts w:ascii="Times New Roman" w:hAnsi="Times New Roman"/>
                <w:bCs/>
                <w:color w:val="000000"/>
                <w:sz w:val="22"/>
                <w:szCs w:val="22"/>
              </w:rPr>
              <w:t xml:space="preserve"> Supplemental Interest Rate Information </w:t>
            </w:r>
            <w:r w:rsidR="005A1D54" w:rsidRPr="000E7630">
              <w:rPr>
                <w:rFonts w:ascii="Times New Roman" w:eastAsiaTheme="minorEastAsia" w:hAnsi="Times New Roman"/>
                <w:sz w:val="22"/>
                <w:szCs w:val="22"/>
              </w:rPr>
              <w:t xml:space="preserve">→ </w:t>
            </w:r>
            <w:r w:rsidR="005A1D54" w:rsidRPr="000E7630">
              <w:rPr>
                <w:rFonts w:ascii="Times New Roman" w:hAnsi="Times New Roman"/>
                <w:bCs/>
                <w:color w:val="000000"/>
                <w:sz w:val="22"/>
                <w:szCs w:val="22"/>
              </w:rPr>
              <w:t xml:space="preserve">Applicable Interest Rates </w:t>
            </w:r>
            <w:r w:rsidR="005A1D54" w:rsidRPr="000E7630">
              <w:rPr>
                <w:rFonts w:ascii="Times New Roman" w:eastAsiaTheme="minorEastAsia" w:hAnsi="Times New Roman"/>
                <w:sz w:val="22"/>
                <w:szCs w:val="22"/>
              </w:rPr>
              <w:t>→ Interest Rate Margin</w:t>
            </w:r>
          </w:p>
        </w:tc>
      </w:tr>
      <w:tr w:rsidR="005A1D54" w:rsidRPr="000E7630" w14:paraId="024E95FE"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226A614B"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66234D57"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735AED4D" w14:textId="6F2E397B"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0E7630">
              <w:rPr>
                <w:rFonts w:ascii="Times New Roman" w:eastAsiaTheme="minorEastAsia" w:hAnsi="Times New Roman"/>
                <w:sz w:val="22"/>
                <w:szCs w:val="22"/>
              </w:rPr>
              <w:t>approveParams.ratesInfo.rates[].</w:t>
            </w:r>
            <w:r w:rsidRPr="000E7630">
              <w:rPr>
                <w:rFonts w:ascii="Times New Roman" w:hAnsi="Times New Roman"/>
                <w:sz w:val="22"/>
                <w:szCs w:val="22"/>
              </w:rPr>
              <w:t>interestRateMargin</w:t>
            </w:r>
          </w:p>
        </w:tc>
      </w:tr>
      <w:tr w:rsidR="005A1D54" w:rsidRPr="000E7630" w14:paraId="527958FE"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1BDCDDDC"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0337F754"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1517F0B0" w14:textId="0AD44403"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bCs/>
                <w:color w:val="000000"/>
                <w:sz w:val="22"/>
                <w:szCs w:val="22"/>
              </w:rPr>
            </w:pPr>
            <w:r w:rsidRPr="000E7630">
              <w:rPr>
                <w:rFonts w:ascii="Times New Roman" w:hAnsi="Times New Roman"/>
                <w:bCs/>
                <w:color w:val="000000"/>
                <w:sz w:val="22"/>
                <w:szCs w:val="22"/>
              </w:rPr>
              <w:t>Example: 6</w:t>
            </w:r>
          </w:p>
        </w:tc>
      </w:tr>
      <w:tr w:rsidR="005A1D54" w:rsidRPr="000E7630" w14:paraId="087D265D"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1457FCF1" w14:textId="63F4F3AF"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supplementalInterestRateInformation</w:t>
            </w:r>
            <w:r w:rsidR="002707A2" w:rsidRPr="000E7630">
              <w:rPr>
                <w:rFonts w:ascii="Times New Roman" w:eastAsiaTheme="minorEastAsia" w:hAnsi="Times New Roman"/>
                <w:sz w:val="22"/>
                <w:szCs w:val="22"/>
              </w:rPr>
              <w:t>[]</w:t>
            </w:r>
            <w:r w:rsidRPr="000E7630">
              <w:rPr>
                <w:rFonts w:ascii="Times New Roman" w:eastAsiaTheme="minorEastAsia" w:hAnsi="Times New Roman"/>
                <w:sz w:val="22"/>
                <w:szCs w:val="22"/>
              </w:rPr>
              <w:t>.appInterestRates</w:t>
            </w:r>
            <w:r w:rsidR="00A25726" w:rsidRPr="000E7630">
              <w:rPr>
                <w:rFonts w:ascii="Times New Roman" w:eastAsiaTheme="minorEastAsia" w:hAnsi="Times New Roman"/>
                <w:sz w:val="22"/>
                <w:szCs w:val="22"/>
              </w:rPr>
              <w:t>[]</w:t>
            </w:r>
            <w:r w:rsidRPr="000E7630">
              <w:rPr>
                <w:rFonts w:ascii="Times New Roman" w:eastAsiaTheme="minorEastAsia" w:hAnsi="Times New Roman"/>
                <w:sz w:val="22"/>
                <w:szCs w:val="22"/>
              </w:rPr>
              <w:t>.interestRateAdjustmentPeriodText</w:t>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29F119D3" w14:textId="2BD743F0"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String</w:t>
            </w:r>
          </w:p>
          <w:p w14:paraId="2BDF9381" w14:textId="44EA7C9E"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0E7630">
              <w:rPr>
                <w:rFonts w:ascii="Times New Roman" w:eastAsiaTheme="minorEastAsia" w:hAnsi="Times New Roman"/>
                <w:sz w:val="22"/>
                <w:szCs w:val="22"/>
                <w:lang w:val="ru-RU"/>
              </w:rPr>
              <w:t xml:space="preserve">Required: </w:t>
            </w:r>
            <w:r w:rsidRPr="000E7630">
              <w:rPr>
                <w:rFonts w:ascii="Times New Roman" w:eastAsiaTheme="minorEastAsia" w:hAnsi="Times New Roman"/>
                <w:sz w:val="22"/>
                <w:szCs w:val="22"/>
              </w:rPr>
              <w:t>Yes</w:t>
            </w:r>
          </w:p>
        </w:tc>
        <w:tc>
          <w:tcPr>
            <w:tcW w:w="3205" w:type="dxa"/>
            <w:tcBorders>
              <w:top w:val="single" w:sz="8" w:space="0" w:color="000000"/>
              <w:left w:val="single" w:sz="8" w:space="0" w:color="000000"/>
              <w:bottom w:val="single" w:sz="8" w:space="0" w:color="000000"/>
              <w:right w:val="single" w:sz="8" w:space="0" w:color="000000"/>
            </w:tcBorders>
          </w:tcPr>
          <w:p w14:paraId="6DFF2184" w14:textId="31035C7C"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Interest Rate Adjustment Period</w:t>
            </w:r>
          </w:p>
          <w:p w14:paraId="671AC179" w14:textId="123861EB"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VNM: Kỳ thay đổi lãi suất</w:t>
            </w:r>
          </w:p>
        </w:tc>
      </w:tr>
      <w:tr w:rsidR="005A1D54" w:rsidRPr="000E7630" w14:paraId="32A7E709"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44356460"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4F587F41"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1116CC4A" w14:textId="1652D436" w:rsidR="005A1D54" w:rsidRPr="000E7630" w:rsidRDefault="0098795F"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hAnsi="Times New Roman"/>
                <w:bCs/>
                <w:color w:val="000000"/>
                <w:sz w:val="22"/>
                <w:szCs w:val="22"/>
              </w:rPr>
              <w:t xml:space="preserve">Draft Contract | Disbursement Request </w:t>
            </w:r>
            <w:r w:rsidR="005A1D54" w:rsidRPr="000E7630">
              <w:rPr>
                <w:rFonts w:ascii="Times New Roman" w:eastAsiaTheme="minorEastAsia" w:hAnsi="Times New Roman"/>
                <w:sz w:val="22"/>
                <w:szCs w:val="22"/>
              </w:rPr>
              <w:t>→</w:t>
            </w:r>
            <w:r w:rsidR="005A1D54" w:rsidRPr="000E7630">
              <w:rPr>
                <w:rFonts w:ascii="Times New Roman" w:hAnsi="Times New Roman"/>
                <w:bCs/>
                <w:color w:val="000000"/>
                <w:sz w:val="22"/>
                <w:szCs w:val="22"/>
              </w:rPr>
              <w:t xml:space="preserve"> Supplemental Interest Rate Information </w:t>
            </w:r>
            <w:r w:rsidR="005A1D54" w:rsidRPr="000E7630">
              <w:rPr>
                <w:rFonts w:ascii="Times New Roman" w:eastAsiaTheme="minorEastAsia" w:hAnsi="Times New Roman"/>
                <w:sz w:val="22"/>
                <w:szCs w:val="22"/>
              </w:rPr>
              <w:t xml:space="preserve">→ </w:t>
            </w:r>
            <w:r w:rsidR="005A1D54" w:rsidRPr="000E7630">
              <w:rPr>
                <w:rFonts w:ascii="Times New Roman" w:hAnsi="Times New Roman"/>
                <w:bCs/>
                <w:color w:val="000000"/>
                <w:sz w:val="22"/>
                <w:szCs w:val="22"/>
              </w:rPr>
              <w:t xml:space="preserve">Applicable Interest Rates </w:t>
            </w:r>
            <w:r w:rsidR="005A1D54" w:rsidRPr="000E7630">
              <w:rPr>
                <w:rFonts w:ascii="Times New Roman" w:eastAsiaTheme="minorEastAsia" w:hAnsi="Times New Roman"/>
                <w:sz w:val="22"/>
                <w:szCs w:val="22"/>
              </w:rPr>
              <w:t>→  Interest Rate Adjustment Period</w:t>
            </w:r>
          </w:p>
        </w:tc>
      </w:tr>
      <w:tr w:rsidR="005A1D54" w:rsidRPr="000E7630" w14:paraId="5E43B5DE"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6E5707ED"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1BD81020"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4AEF6D5F" w14:textId="1F8C24C3"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approveParams.ratesInfo.rates[].</w:t>
            </w:r>
            <w:r w:rsidRPr="000E7630">
              <w:rPr>
                <w:rFonts w:ascii="Times New Roman" w:hAnsi="Times New Roman"/>
                <w:sz w:val="22"/>
                <w:szCs w:val="22"/>
              </w:rPr>
              <w:t>interestRateAdjustmentPeriodText</w:t>
            </w:r>
          </w:p>
        </w:tc>
      </w:tr>
      <w:tr w:rsidR="005A1D54" w:rsidRPr="000E7630" w14:paraId="1A0CDE48"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66A4F61D"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6182A906"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6C9B39FF" w14:textId="321E51EF"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hAnsi="Times New Roman"/>
                <w:bCs/>
                <w:color w:val="000000"/>
                <w:sz w:val="22"/>
                <w:szCs w:val="22"/>
              </w:rPr>
              <w:t>Example: 6 months</w:t>
            </w:r>
          </w:p>
        </w:tc>
      </w:tr>
      <w:tr w:rsidR="005A1D54" w:rsidRPr="000E7630" w14:paraId="2326CA52"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7AB82055" w14:textId="0978C37F"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supplementalInterestRateInformation</w:t>
            </w:r>
            <w:r w:rsidR="002707A2" w:rsidRPr="000E7630">
              <w:rPr>
                <w:rFonts w:ascii="Times New Roman" w:eastAsiaTheme="minorEastAsia" w:hAnsi="Times New Roman"/>
                <w:sz w:val="22"/>
                <w:szCs w:val="22"/>
              </w:rPr>
              <w:t>[]</w:t>
            </w:r>
            <w:r w:rsidRPr="000E7630">
              <w:rPr>
                <w:rFonts w:ascii="Times New Roman" w:eastAsiaTheme="minorEastAsia" w:hAnsi="Times New Roman"/>
                <w:sz w:val="22"/>
                <w:szCs w:val="22"/>
              </w:rPr>
              <w:t>.appInterestRates</w:t>
            </w:r>
            <w:r w:rsidR="00A25726" w:rsidRPr="000E7630">
              <w:rPr>
                <w:rFonts w:ascii="Times New Roman" w:eastAsiaTheme="minorEastAsia" w:hAnsi="Times New Roman"/>
                <w:sz w:val="22"/>
                <w:szCs w:val="22"/>
              </w:rPr>
              <w:t>[]</w:t>
            </w:r>
            <w:r w:rsidRPr="000E7630">
              <w:rPr>
                <w:rFonts w:ascii="Times New Roman" w:hAnsi="Times New Roman"/>
                <w:sz w:val="22"/>
                <w:szCs w:val="22"/>
              </w:rPr>
              <w:t>.</w:t>
            </w:r>
            <w:r w:rsidR="00A25726" w:rsidRPr="000E7630">
              <w:rPr>
                <w:rFonts w:ascii="Times New Roman" w:eastAsiaTheme="minorEastAsia" w:hAnsi="Times New Roman"/>
                <w:sz w:val="22"/>
                <w:szCs w:val="22"/>
              </w:rPr>
              <w:t>interestRateDetail</w:t>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2F353D1C" w14:textId="1EF65C09"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String</w:t>
            </w:r>
          </w:p>
          <w:p w14:paraId="6E7AEE07" w14:textId="4556E518"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lang w:val="ru-RU"/>
              </w:rPr>
              <w:t xml:space="preserve">Required: </w:t>
            </w:r>
            <w:r w:rsidRPr="000E7630">
              <w:rPr>
                <w:rFonts w:ascii="Times New Roman" w:eastAsiaTheme="minorEastAsia" w:hAnsi="Times New Roman"/>
                <w:sz w:val="22"/>
                <w:szCs w:val="22"/>
              </w:rPr>
              <w:t>Yes</w:t>
            </w:r>
          </w:p>
        </w:tc>
        <w:tc>
          <w:tcPr>
            <w:tcW w:w="3205" w:type="dxa"/>
            <w:tcBorders>
              <w:top w:val="single" w:sz="8" w:space="0" w:color="000000"/>
              <w:left w:val="single" w:sz="8" w:space="0" w:color="000000"/>
              <w:bottom w:val="single" w:sz="8" w:space="0" w:color="000000"/>
              <w:right w:val="single" w:sz="8" w:space="0" w:color="000000"/>
            </w:tcBorders>
          </w:tcPr>
          <w:p w14:paraId="4122F4B6" w14:textId="2F71B4C9"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Interest Rate Detail</w:t>
            </w:r>
          </w:p>
          <w:p w14:paraId="152763A7" w14:textId="181666D4"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VNM: Lãi suất chi tiết</w:t>
            </w:r>
          </w:p>
        </w:tc>
      </w:tr>
      <w:tr w:rsidR="005A1D54" w:rsidRPr="000E7630" w14:paraId="466B7CE3"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222C7EA9"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2003EF31"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651C27D6"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Please update the "Interest Rate Detail" field to generate the following format:</w:t>
            </w:r>
          </w:p>
          <w:p w14:paraId="04311FE0"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p w14:paraId="6BA093C3"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w:t>
            </w:r>
            <w:r w:rsidRPr="000E7630">
              <w:rPr>
                <w:rFonts w:ascii="Times New Roman" w:eastAsiaTheme="minorEastAsia" w:hAnsi="Times New Roman"/>
                <w:sz w:val="22"/>
                <w:szCs w:val="22"/>
              </w:rPr>
              <w:tab/>
              <w:t xml:space="preserve"> Lãi suất áp dụng trong ${Grace Period} tháng kể từ ngày giải ngân: ${Preferential Interest Rate}%/năm;</w:t>
            </w:r>
          </w:p>
          <w:p w14:paraId="51FBDD74" w14:textId="018F1131"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w:t>
            </w:r>
            <w:r w:rsidRPr="000E7630">
              <w:rPr>
                <w:rFonts w:ascii="Times New Roman" w:eastAsiaTheme="minorEastAsia" w:hAnsi="Times New Roman"/>
                <w:sz w:val="22"/>
                <w:szCs w:val="22"/>
              </w:rPr>
              <w:tab/>
              <w:t xml:space="preserve"> Lãi suất áp dụng cho thời gian tiếp theo: Lãi suất được điều chỉnh định kỳ ${Interest Rate Adjustment Period} tháng một lần và bằng $ {Rate Code} tại thời điểm điều chỉnh + biên độ ${Interest Rate Margin}% / năm.</w:t>
            </w:r>
          </w:p>
        </w:tc>
      </w:tr>
      <w:tr w:rsidR="005A1D54" w:rsidRPr="000E7630" w14:paraId="39A200C4"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24A2F0D3"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19FD98C2"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30DA169B" w14:textId="726A92E3"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w:t>
            </w:r>
          </w:p>
        </w:tc>
      </w:tr>
      <w:tr w:rsidR="005A1D54" w:rsidRPr="000E7630" w14:paraId="48EF3C1D"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17042B7C"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1604E414"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36AB95CD" w14:textId="5423E843"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hAnsi="Times New Roman"/>
                <w:bCs/>
                <w:color w:val="000000"/>
                <w:sz w:val="22"/>
                <w:szCs w:val="22"/>
              </w:rPr>
              <w:t>Example:</w:t>
            </w:r>
            <w:r w:rsidRPr="000E7630">
              <w:rPr>
                <w:rFonts w:ascii="Times New Roman" w:hAnsi="Times New Roman"/>
                <w:bCs/>
                <w:color w:val="000000"/>
                <w:sz w:val="22"/>
                <w:szCs w:val="22"/>
              </w:rPr>
              <w:br/>
            </w:r>
            <w:r w:rsidRPr="000E7630">
              <w:rPr>
                <w:rFonts w:ascii="Times New Roman" w:eastAsiaTheme="minorEastAsia" w:hAnsi="Times New Roman"/>
                <w:sz w:val="22"/>
                <w:szCs w:val="22"/>
              </w:rPr>
              <w:t>-</w:t>
            </w:r>
            <w:r w:rsidRPr="000E7630">
              <w:rPr>
                <w:rFonts w:ascii="Times New Roman" w:eastAsiaTheme="minorEastAsia" w:hAnsi="Times New Roman"/>
                <w:sz w:val="22"/>
                <w:szCs w:val="22"/>
              </w:rPr>
              <w:tab/>
              <w:t xml:space="preserve"> Lãi suất áp dụng trong 3 </w:t>
            </w:r>
            <w:r w:rsidRPr="000E7630">
              <w:rPr>
                <w:rFonts w:ascii="Times New Roman" w:eastAsiaTheme="minorEastAsia" w:hAnsi="Times New Roman"/>
                <w:sz w:val="22"/>
                <w:szCs w:val="22"/>
              </w:rPr>
              <w:lastRenderedPageBreak/>
              <w:t>tháng kể từ ngày giải ngâ</w:t>
            </w:r>
            <w:r w:rsidR="00736E80" w:rsidRPr="000E7630">
              <w:rPr>
                <w:rFonts w:ascii="Times New Roman" w:eastAsiaTheme="minorEastAsia" w:hAnsi="Times New Roman"/>
                <w:sz w:val="22"/>
                <w:szCs w:val="22"/>
              </w:rPr>
              <w:t xml:space="preserve">n: 4 </w:t>
            </w:r>
            <w:r w:rsidRPr="000E7630">
              <w:rPr>
                <w:rFonts w:ascii="Times New Roman" w:eastAsiaTheme="minorEastAsia" w:hAnsi="Times New Roman"/>
                <w:sz w:val="22"/>
                <w:szCs w:val="22"/>
              </w:rPr>
              <w:t>%</w:t>
            </w:r>
            <w:r w:rsidR="00736E80" w:rsidRPr="000E7630">
              <w:rPr>
                <w:rFonts w:ascii="Times New Roman" w:eastAsiaTheme="minorEastAsia" w:hAnsi="Times New Roman"/>
                <w:sz w:val="22"/>
                <w:szCs w:val="22"/>
              </w:rPr>
              <w:t xml:space="preserve"> </w:t>
            </w:r>
            <w:r w:rsidRPr="000E7630">
              <w:rPr>
                <w:rFonts w:ascii="Times New Roman" w:eastAsiaTheme="minorEastAsia" w:hAnsi="Times New Roman"/>
                <w:sz w:val="22"/>
                <w:szCs w:val="22"/>
              </w:rPr>
              <w:t>/năm;</w:t>
            </w:r>
          </w:p>
          <w:p w14:paraId="54AE974D" w14:textId="3A323609"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w:t>
            </w:r>
            <w:r w:rsidRPr="000E7630">
              <w:rPr>
                <w:rFonts w:ascii="Times New Roman" w:eastAsiaTheme="minorEastAsia" w:hAnsi="Times New Roman"/>
                <w:sz w:val="22"/>
                <w:szCs w:val="22"/>
              </w:rPr>
              <w:tab/>
              <w:t xml:space="preserve"> Lãi suất áp dụng cho thời gian tiếp theo: Lãi suất được điều chỉnh định kỳ 6 tháng một lần và bằng 5 tại thời điểm điều chỉnh + biên độ 6 % / năm.</w:t>
            </w:r>
          </w:p>
        </w:tc>
      </w:tr>
      <w:tr w:rsidR="005A1D54" w:rsidRPr="000E7630" w14:paraId="415E24FF" w14:textId="77777777" w:rsidTr="005A1C26">
        <w:tblPrEx>
          <w:tblBorders>
            <w:top w:val="none" w:sz="0" w:space="0" w:color="auto"/>
          </w:tblBorders>
        </w:tblPrEx>
        <w:tc>
          <w:tcPr>
            <w:tcW w:w="3207" w:type="dxa"/>
            <w:vMerge w:val="restart"/>
            <w:tcBorders>
              <w:left w:val="single" w:sz="8" w:space="0" w:color="000000"/>
              <w:right w:val="single" w:sz="8" w:space="0" w:color="000000"/>
            </w:tcBorders>
            <w:tcMar>
              <w:top w:w="80" w:type="nil"/>
              <w:left w:w="80" w:type="nil"/>
              <w:bottom w:w="80" w:type="nil"/>
              <w:right w:w="80" w:type="nil"/>
            </w:tcMar>
          </w:tcPr>
          <w:p w14:paraId="1CE207E4" w14:textId="0F7740AC"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lastRenderedPageBreak/>
              <w:t>supplementalInterestRateInformation</w:t>
            </w:r>
            <w:r w:rsidR="002707A2" w:rsidRPr="000E7630">
              <w:rPr>
                <w:rFonts w:ascii="Times New Roman" w:eastAsiaTheme="minorEastAsia" w:hAnsi="Times New Roman"/>
                <w:sz w:val="22"/>
                <w:szCs w:val="22"/>
              </w:rPr>
              <w:t>[]</w:t>
            </w:r>
            <w:r w:rsidRPr="000E7630">
              <w:rPr>
                <w:rFonts w:ascii="Times New Roman" w:eastAsiaTheme="minorEastAsia" w:hAnsi="Times New Roman"/>
                <w:sz w:val="22"/>
                <w:szCs w:val="22"/>
              </w:rPr>
              <w:t>.</w:t>
            </w:r>
            <w:r w:rsidR="00A25726" w:rsidRPr="000E7630">
              <w:rPr>
                <w:rFonts w:ascii="Times New Roman" w:eastAsiaTheme="minorEastAsia" w:hAnsi="Times New Roman"/>
                <w:sz w:val="22"/>
                <w:szCs w:val="22"/>
              </w:rPr>
              <w:t>earlyRepaymentFees[].periodFee</w:t>
            </w:r>
          </w:p>
        </w:tc>
        <w:tc>
          <w:tcPr>
            <w:tcW w:w="3205" w:type="dxa"/>
            <w:vMerge w:val="restart"/>
            <w:tcBorders>
              <w:left w:val="single" w:sz="8" w:space="0" w:color="000000"/>
              <w:right w:val="single" w:sz="8" w:space="0" w:color="000000"/>
            </w:tcBorders>
            <w:tcMar>
              <w:top w:w="80" w:type="nil"/>
              <w:left w:w="80" w:type="nil"/>
              <w:bottom w:w="80" w:type="nil"/>
              <w:right w:w="80" w:type="nil"/>
            </w:tcMar>
          </w:tcPr>
          <w:p w14:paraId="1966C378" w14:textId="7E2D2F72"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 xml:space="preserve">Type: </w:t>
            </w:r>
            <w:r w:rsidR="00A25726" w:rsidRPr="000E7630">
              <w:rPr>
                <w:rFonts w:ascii="Times New Roman" w:eastAsiaTheme="minorEastAsia" w:hAnsi="Times New Roman"/>
                <w:sz w:val="22"/>
                <w:szCs w:val="22"/>
              </w:rPr>
              <w:t>Number</w:t>
            </w:r>
          </w:p>
          <w:p w14:paraId="3AA0AE5D" w14:textId="0379DC0B"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 xml:space="preserve">Required: </w:t>
            </w:r>
            <w:r w:rsidR="00A25726" w:rsidRPr="000E7630">
              <w:rPr>
                <w:rFonts w:ascii="Times New Roman" w:eastAsiaTheme="minorEastAsia" w:hAnsi="Times New Roman"/>
                <w:sz w:val="22"/>
                <w:szCs w:val="22"/>
              </w:rPr>
              <w:t>Yes</w:t>
            </w:r>
          </w:p>
        </w:tc>
        <w:tc>
          <w:tcPr>
            <w:tcW w:w="3205" w:type="dxa"/>
            <w:tcBorders>
              <w:top w:val="single" w:sz="8" w:space="0" w:color="000000"/>
              <w:left w:val="single" w:sz="8" w:space="0" w:color="000000"/>
              <w:bottom w:val="single" w:sz="8" w:space="0" w:color="000000"/>
              <w:right w:val="single" w:sz="8" w:space="0" w:color="000000"/>
            </w:tcBorders>
          </w:tcPr>
          <w:p w14:paraId="1FA60D11" w14:textId="4A6BF962"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Period</w:t>
            </w:r>
          </w:p>
          <w:p w14:paraId="67F872EF" w14:textId="6A30AD55"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VNM: Kỳ</w:t>
            </w:r>
          </w:p>
        </w:tc>
      </w:tr>
      <w:tr w:rsidR="005A1D54" w:rsidRPr="000E7630" w14:paraId="57AAF9ED"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53BE333C"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42C07484"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6C42BF1F" w14:textId="01F7D9F5" w:rsidR="005A1D54" w:rsidRPr="000E7630" w:rsidRDefault="00A25726"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Draft Contract | Disbursement Request → Supplemental Interest Rate Information → Early Repayment Fee → Period</w:t>
            </w:r>
          </w:p>
        </w:tc>
      </w:tr>
      <w:tr w:rsidR="005A1D54" w:rsidRPr="000E7630" w14:paraId="73273378"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5542E811"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02CDAE65"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27A8007B" w14:textId="21F5E47B" w:rsidR="005A1D54" w:rsidRPr="000E7630" w:rsidRDefault="00A25726" w:rsidP="00A257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approveParams.ratesInfo.earlyRepaymentFees[].periodFee</w:t>
            </w:r>
          </w:p>
        </w:tc>
      </w:tr>
      <w:tr w:rsidR="005A1D54" w:rsidRPr="000E7630" w14:paraId="034C35D0"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41EE69B2"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7259A91A"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74B949AC" w14:textId="57DC9A4D"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Example:</w:t>
            </w:r>
            <w:r w:rsidR="00A34ECA" w:rsidRPr="000E7630">
              <w:rPr>
                <w:rFonts w:ascii="Times New Roman" w:eastAsiaTheme="minorEastAsia" w:hAnsi="Times New Roman"/>
                <w:sz w:val="22"/>
                <w:szCs w:val="22"/>
              </w:rPr>
              <w:t xml:space="preserve"> 1</w:t>
            </w:r>
          </w:p>
        </w:tc>
      </w:tr>
      <w:tr w:rsidR="005A1D54" w:rsidRPr="000E7630" w14:paraId="6774B07C"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1DB91673" w14:textId="389BE1FA" w:rsidR="005A1D54" w:rsidRPr="000E7630" w:rsidRDefault="00A34ECA"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supplementalInterestRateInformation</w:t>
            </w:r>
            <w:r w:rsidR="002707A2" w:rsidRPr="000E7630">
              <w:rPr>
                <w:rFonts w:ascii="Times New Roman" w:eastAsiaTheme="minorEastAsia" w:hAnsi="Times New Roman"/>
                <w:sz w:val="22"/>
                <w:szCs w:val="22"/>
              </w:rPr>
              <w:t>[]</w:t>
            </w:r>
            <w:r w:rsidRPr="000E7630">
              <w:rPr>
                <w:rFonts w:ascii="Times New Roman" w:eastAsiaTheme="minorEastAsia" w:hAnsi="Times New Roman"/>
                <w:sz w:val="22"/>
                <w:szCs w:val="22"/>
              </w:rPr>
              <w:t>.earlyRepaymentFees[].applicablePeriodFee</w:t>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73DC11E8" w14:textId="77777777" w:rsidR="00802C10" w:rsidRPr="000E7630" w:rsidRDefault="00802C10" w:rsidP="00802C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Number</w:t>
            </w:r>
          </w:p>
          <w:p w14:paraId="4F173BB9" w14:textId="5CA7F30E" w:rsidR="005A1D54" w:rsidRPr="000E7630" w:rsidRDefault="00802C10" w:rsidP="00802C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Required: Yes</w:t>
            </w:r>
          </w:p>
        </w:tc>
        <w:tc>
          <w:tcPr>
            <w:tcW w:w="3205" w:type="dxa"/>
            <w:tcBorders>
              <w:top w:val="single" w:sz="8" w:space="0" w:color="000000"/>
              <w:left w:val="single" w:sz="8" w:space="0" w:color="000000"/>
              <w:bottom w:val="single" w:sz="8" w:space="0" w:color="000000"/>
              <w:right w:val="single" w:sz="8" w:space="0" w:color="000000"/>
            </w:tcBorders>
          </w:tcPr>
          <w:p w14:paraId="4A7060BF" w14:textId="07C685A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Applicable period (months)</w:t>
            </w:r>
          </w:p>
          <w:p w14:paraId="44A0CA10" w14:textId="7614E485"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VNM: Thời gian áp dụng (tháng)</w:t>
            </w:r>
          </w:p>
        </w:tc>
      </w:tr>
      <w:tr w:rsidR="005A1D54" w:rsidRPr="000E7630" w14:paraId="545D231A"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02A37BBD"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54CEAA58"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1769E404" w14:textId="4ACFC441" w:rsidR="005A1D54" w:rsidRPr="000E7630" w:rsidRDefault="00A34ECA"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Draft Contract | Disbursement Request → Supplemental Interest Rate Information → Early Repayment Fee → Applicable period (months)</w:t>
            </w:r>
          </w:p>
        </w:tc>
      </w:tr>
      <w:tr w:rsidR="005A1D54" w:rsidRPr="000E7630" w14:paraId="1D9458B5"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14187863"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09CF1C93"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6987E620" w14:textId="38DE79AA" w:rsidR="005A1D54" w:rsidRPr="000E7630" w:rsidRDefault="00A34ECA"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approveParams.ratesInfo.earlyRepaymentFees[].applicablePeriodFee</w:t>
            </w:r>
          </w:p>
        </w:tc>
      </w:tr>
      <w:tr w:rsidR="005A1D54" w:rsidRPr="000E7630" w14:paraId="17A9523E"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5F1BCDA0"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48AC63F8"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1883E9B4" w14:textId="0F08F920"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Example:</w:t>
            </w:r>
            <w:r w:rsidR="00802C10" w:rsidRPr="000E7630">
              <w:rPr>
                <w:rFonts w:ascii="Times New Roman" w:eastAsiaTheme="minorEastAsia" w:hAnsi="Times New Roman"/>
                <w:sz w:val="22"/>
                <w:szCs w:val="22"/>
              </w:rPr>
              <w:t xml:space="preserve"> 2</w:t>
            </w:r>
          </w:p>
        </w:tc>
      </w:tr>
      <w:tr w:rsidR="005A1D54" w:rsidRPr="000E7630" w14:paraId="53E49196"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55C4E2AC" w14:textId="307576B7" w:rsidR="005A1D54" w:rsidRPr="000E7630" w:rsidRDefault="00896E6B"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supplementalInterestRateInformation</w:t>
            </w:r>
            <w:r w:rsidR="002707A2" w:rsidRPr="000E7630">
              <w:rPr>
                <w:rFonts w:ascii="Times New Roman" w:eastAsiaTheme="minorEastAsia" w:hAnsi="Times New Roman"/>
                <w:sz w:val="22"/>
                <w:szCs w:val="22"/>
              </w:rPr>
              <w:t>[]</w:t>
            </w:r>
            <w:r w:rsidRPr="000E7630">
              <w:rPr>
                <w:rFonts w:ascii="Times New Roman" w:eastAsiaTheme="minorEastAsia" w:hAnsi="Times New Roman"/>
                <w:sz w:val="22"/>
                <w:szCs w:val="22"/>
              </w:rPr>
              <w:t>.earlyRepaymentFees[].rateFee</w:t>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19812A44" w14:textId="77777777" w:rsidR="00C6729C" w:rsidRPr="000E7630" w:rsidRDefault="00C6729C" w:rsidP="00C672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Number</w:t>
            </w:r>
          </w:p>
          <w:p w14:paraId="06E8D5F4" w14:textId="0B3F36D1" w:rsidR="005A1D54" w:rsidRPr="000E7630" w:rsidRDefault="00C6729C" w:rsidP="00C672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Required: Yes</w:t>
            </w:r>
          </w:p>
        </w:tc>
        <w:tc>
          <w:tcPr>
            <w:tcW w:w="3205" w:type="dxa"/>
            <w:tcBorders>
              <w:top w:val="single" w:sz="8" w:space="0" w:color="000000"/>
              <w:left w:val="single" w:sz="8" w:space="0" w:color="000000"/>
              <w:bottom w:val="single" w:sz="8" w:space="0" w:color="000000"/>
              <w:right w:val="single" w:sz="8" w:space="0" w:color="000000"/>
            </w:tcBorders>
          </w:tcPr>
          <w:p w14:paraId="0DFBE4E7" w14:textId="58565615"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Fee Rate (%)</w:t>
            </w:r>
          </w:p>
          <w:p w14:paraId="0A21F5EF" w14:textId="5B7C6620"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VNM: Mức phí (%)</w:t>
            </w:r>
          </w:p>
        </w:tc>
      </w:tr>
      <w:tr w:rsidR="005A1D54" w:rsidRPr="000E7630" w14:paraId="56B12D12"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02B21770"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0539E567"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19225F5D" w14:textId="49576461" w:rsidR="005A1D54" w:rsidRPr="000E7630" w:rsidRDefault="00896E6B"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Draft Contract | Disbursement Request → Supplemental Interest Rate Information → Early Repayment Fee → Fee Rate (%)</w:t>
            </w:r>
          </w:p>
        </w:tc>
      </w:tr>
      <w:tr w:rsidR="005A1D54" w:rsidRPr="000E7630" w14:paraId="72D84922"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661AE244"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3067413E"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043EA8A4" w14:textId="195B22A2" w:rsidR="005A1D54" w:rsidRPr="000E7630" w:rsidRDefault="00896E6B"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approveParams.ratesInfo.earlyRepaymentFees[].rateFee</w:t>
            </w:r>
          </w:p>
        </w:tc>
      </w:tr>
      <w:tr w:rsidR="005A1D54" w:rsidRPr="000E7630" w14:paraId="06224ED1" w14:textId="77777777" w:rsidTr="00B052B3">
        <w:tblPrEx>
          <w:tblBorders>
            <w:top w:val="none" w:sz="0" w:space="0" w:color="auto"/>
          </w:tblBorders>
        </w:tblPrEx>
        <w:tc>
          <w:tcPr>
            <w:tcW w:w="3207" w:type="dxa"/>
            <w:vMerge/>
            <w:tcBorders>
              <w:left w:val="single" w:sz="8" w:space="0" w:color="000000"/>
              <w:bottom w:val="single" w:sz="4" w:space="0" w:color="auto"/>
              <w:right w:val="single" w:sz="8" w:space="0" w:color="000000"/>
            </w:tcBorders>
            <w:tcMar>
              <w:top w:w="80" w:type="nil"/>
              <w:left w:w="80" w:type="nil"/>
              <w:bottom w:w="80" w:type="nil"/>
              <w:right w:w="80" w:type="nil"/>
            </w:tcMar>
          </w:tcPr>
          <w:p w14:paraId="6E7A87F9"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4" w:space="0" w:color="auto"/>
              <w:right w:val="single" w:sz="8" w:space="0" w:color="000000"/>
            </w:tcBorders>
            <w:tcMar>
              <w:top w:w="80" w:type="nil"/>
              <w:left w:w="80" w:type="nil"/>
              <w:bottom w:w="80" w:type="nil"/>
              <w:right w:w="80" w:type="nil"/>
            </w:tcMar>
          </w:tcPr>
          <w:p w14:paraId="6DBF4793" w14:textId="77777777"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4" w:space="0" w:color="auto"/>
              <w:right w:val="single" w:sz="8" w:space="0" w:color="000000"/>
            </w:tcBorders>
          </w:tcPr>
          <w:p w14:paraId="5E29D6CD" w14:textId="4E2FC6D4" w:rsidR="005A1D54" w:rsidRPr="000E7630" w:rsidRDefault="005A1D54" w:rsidP="005A1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Example:</w:t>
            </w:r>
            <w:r w:rsidR="00896E6B" w:rsidRPr="000E7630">
              <w:rPr>
                <w:rFonts w:ascii="Times New Roman" w:eastAsiaTheme="minorEastAsia" w:hAnsi="Times New Roman"/>
                <w:sz w:val="22"/>
                <w:szCs w:val="22"/>
              </w:rPr>
              <w:t xml:space="preserve"> 3</w:t>
            </w:r>
          </w:p>
        </w:tc>
      </w:tr>
      <w:tr w:rsidR="005B4CF2" w:rsidRPr="000E7630" w14:paraId="579D61E0" w14:textId="77777777" w:rsidTr="00B052B3">
        <w:tblPrEx>
          <w:tblBorders>
            <w:top w:val="none" w:sz="0" w:space="0" w:color="auto"/>
          </w:tblBorders>
        </w:tblPrEx>
        <w:tc>
          <w:tcPr>
            <w:tcW w:w="3207" w:type="dxa"/>
            <w:vMerge w:val="restart"/>
            <w:tcBorders>
              <w:top w:val="single" w:sz="4" w:space="0" w:color="auto"/>
              <w:left w:val="single" w:sz="4" w:space="0" w:color="auto"/>
              <w:right w:val="single" w:sz="4" w:space="0" w:color="auto"/>
            </w:tcBorders>
            <w:tcMar>
              <w:top w:w="80" w:type="nil"/>
              <w:left w:w="80" w:type="nil"/>
              <w:bottom w:w="80" w:type="nil"/>
              <w:right w:w="80" w:type="nil"/>
            </w:tcMar>
          </w:tcPr>
          <w:p w14:paraId="1B365BF2" w14:textId="1969A455" w:rsidR="005B4CF2" w:rsidRPr="000E7630" w:rsidRDefault="005B4CF2"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commentRangeStart w:id="88"/>
            <w:r w:rsidRPr="000E7630">
              <w:rPr>
                <w:rFonts w:ascii="Times New Roman" w:eastAsiaTheme="minorEastAsia" w:hAnsi="Times New Roman"/>
                <w:sz w:val="22"/>
                <w:szCs w:val="22"/>
              </w:rPr>
              <w:t>disbursementInformation.beneficiary</w:t>
            </w:r>
            <w:commentRangeEnd w:id="88"/>
            <w:r>
              <w:rPr>
                <w:rStyle w:val="CommentReference"/>
              </w:rPr>
              <w:commentReference w:id="88"/>
            </w:r>
            <w:r w:rsidRPr="000E7630">
              <w:rPr>
                <w:rFonts w:ascii="Times New Roman" w:eastAsiaTheme="minorEastAsia" w:hAnsi="Times New Roman"/>
                <w:sz w:val="22"/>
                <w:szCs w:val="22"/>
              </w:rPr>
              <w:t>Bank</w:t>
            </w:r>
            <w:r>
              <w:rPr>
                <w:rFonts w:ascii="Times New Roman" w:eastAsiaTheme="minorEastAsia" w:hAnsi="Times New Roman"/>
                <w:sz w:val="22"/>
                <w:szCs w:val="22"/>
              </w:rPr>
              <w:t>Id</w:t>
            </w:r>
          </w:p>
        </w:tc>
        <w:tc>
          <w:tcPr>
            <w:tcW w:w="3205" w:type="dxa"/>
            <w:vMerge w:val="restart"/>
            <w:tcBorders>
              <w:top w:val="single" w:sz="4" w:space="0" w:color="auto"/>
              <w:left w:val="single" w:sz="4" w:space="0" w:color="auto"/>
              <w:right w:val="single" w:sz="4" w:space="0" w:color="auto"/>
            </w:tcBorders>
            <w:tcMar>
              <w:top w:w="80" w:type="nil"/>
              <w:left w:w="80" w:type="nil"/>
              <w:bottom w:w="80" w:type="nil"/>
              <w:right w:w="80" w:type="nil"/>
            </w:tcMar>
          </w:tcPr>
          <w:p w14:paraId="67B5B1C0" w14:textId="430508E1" w:rsidR="005B4CF2" w:rsidRPr="000E7630" w:rsidRDefault="005B4CF2" w:rsidP="005B4C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 xml:space="preserve">Type: </w:t>
            </w:r>
            <w:r>
              <w:rPr>
                <w:rFonts w:ascii="Times New Roman" w:eastAsiaTheme="minorEastAsia" w:hAnsi="Times New Roman"/>
                <w:sz w:val="22"/>
                <w:szCs w:val="22"/>
              </w:rPr>
              <w:t>Number</w:t>
            </w:r>
          </w:p>
          <w:p w14:paraId="0F720CE9" w14:textId="4070F043" w:rsidR="005B4CF2" w:rsidRPr="000E7630" w:rsidRDefault="005B4CF2" w:rsidP="005B4C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Required: Yes</w:t>
            </w:r>
          </w:p>
        </w:tc>
        <w:tc>
          <w:tcPr>
            <w:tcW w:w="3205" w:type="dxa"/>
            <w:tcBorders>
              <w:top w:val="single" w:sz="4" w:space="0" w:color="auto"/>
              <w:left w:val="single" w:sz="4" w:space="0" w:color="auto"/>
              <w:bottom w:val="single" w:sz="4" w:space="0" w:color="auto"/>
              <w:right w:val="single" w:sz="4" w:space="0" w:color="auto"/>
            </w:tcBorders>
          </w:tcPr>
          <w:p w14:paraId="256610C0" w14:textId="3CB88023" w:rsidR="005B4CF2" w:rsidRPr="000E7630" w:rsidRDefault="005B4CF2"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Pr>
                <w:rFonts w:ascii="Times New Roman" w:eastAsiaTheme="minorEastAsia" w:hAnsi="Times New Roman"/>
                <w:sz w:val="22"/>
                <w:szCs w:val="22"/>
              </w:rPr>
              <w:t>ENG: Payee Bank ID</w:t>
            </w:r>
          </w:p>
        </w:tc>
      </w:tr>
      <w:tr w:rsidR="005B4CF2" w:rsidRPr="000E7630" w14:paraId="29283573" w14:textId="77777777" w:rsidTr="00CD3ED3">
        <w:tblPrEx>
          <w:tblBorders>
            <w:top w:val="none" w:sz="0" w:space="0" w:color="auto"/>
          </w:tblBorders>
        </w:tblPrEx>
        <w:tc>
          <w:tcPr>
            <w:tcW w:w="3207" w:type="dxa"/>
            <w:vMerge/>
            <w:tcBorders>
              <w:left w:val="single" w:sz="4" w:space="0" w:color="auto"/>
              <w:right w:val="single" w:sz="4" w:space="0" w:color="auto"/>
            </w:tcBorders>
            <w:tcMar>
              <w:top w:w="80" w:type="nil"/>
              <w:left w:w="80" w:type="nil"/>
              <w:bottom w:w="80" w:type="nil"/>
              <w:right w:w="80" w:type="nil"/>
            </w:tcMar>
          </w:tcPr>
          <w:p w14:paraId="4BC0BD32" w14:textId="77777777" w:rsidR="005B4CF2" w:rsidRPr="000E7630" w:rsidRDefault="005B4CF2"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3C26F371" w14:textId="77777777" w:rsidR="005B4CF2" w:rsidRPr="000E7630" w:rsidRDefault="005B4CF2"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3D560C72" w14:textId="776B6A7E" w:rsidR="005B4CF2" w:rsidRPr="000E7630" w:rsidRDefault="005B4CF2"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Draft Contract → Disbursement Information → Beneficiary Bank</w:t>
            </w:r>
            <w:r>
              <w:rPr>
                <w:rFonts w:ascii="Times New Roman" w:eastAsiaTheme="minorEastAsia" w:hAnsi="Times New Roman"/>
                <w:sz w:val="22"/>
                <w:szCs w:val="22"/>
              </w:rPr>
              <w:t xml:space="preserve"> </w:t>
            </w:r>
            <w:commentRangeStart w:id="89"/>
            <w:commentRangeStart w:id="90"/>
            <w:r>
              <w:rPr>
                <w:rFonts w:ascii="Times New Roman" w:eastAsiaTheme="minorEastAsia" w:hAnsi="Times New Roman"/>
                <w:sz w:val="22"/>
                <w:szCs w:val="22"/>
              </w:rPr>
              <w:t>(</w:t>
            </w:r>
            <w:r w:rsidRPr="005B4CF2">
              <w:rPr>
                <w:rFonts w:ascii="Times New Roman" w:eastAsiaTheme="minorEastAsia" w:hAnsi="Times New Roman"/>
                <w:sz w:val="22"/>
                <w:szCs w:val="22"/>
              </w:rPr>
              <w:t>BankID</w:t>
            </w:r>
            <w:r>
              <w:rPr>
                <w:rFonts w:ascii="Times New Roman" w:eastAsiaTheme="minorEastAsia" w:hAnsi="Times New Roman"/>
                <w:sz w:val="22"/>
                <w:szCs w:val="22"/>
              </w:rPr>
              <w:t>)</w:t>
            </w:r>
            <w:commentRangeEnd w:id="89"/>
            <w:r w:rsidRPr="005B4CF2">
              <w:rPr>
                <w:rFonts w:ascii="Times New Roman" w:eastAsiaTheme="minorEastAsia" w:hAnsi="Times New Roman"/>
                <w:sz w:val="22"/>
                <w:szCs w:val="22"/>
              </w:rPr>
              <w:commentReference w:id="89"/>
            </w:r>
            <w:commentRangeEnd w:id="90"/>
            <w:r w:rsidRPr="005B4CF2">
              <w:rPr>
                <w:rFonts w:ascii="Times New Roman" w:eastAsiaTheme="minorEastAsia" w:hAnsi="Times New Roman"/>
                <w:sz w:val="22"/>
                <w:szCs w:val="22"/>
              </w:rPr>
              <w:commentReference w:id="90"/>
            </w:r>
          </w:p>
        </w:tc>
      </w:tr>
      <w:tr w:rsidR="005B4CF2" w:rsidRPr="000E7630" w14:paraId="084C1577" w14:textId="77777777" w:rsidTr="00CD3ED3">
        <w:tblPrEx>
          <w:tblBorders>
            <w:top w:val="none" w:sz="0" w:space="0" w:color="auto"/>
          </w:tblBorders>
        </w:tblPrEx>
        <w:tc>
          <w:tcPr>
            <w:tcW w:w="3207" w:type="dxa"/>
            <w:vMerge/>
            <w:tcBorders>
              <w:left w:val="single" w:sz="4" w:space="0" w:color="auto"/>
              <w:right w:val="single" w:sz="4" w:space="0" w:color="auto"/>
            </w:tcBorders>
            <w:tcMar>
              <w:top w:w="80" w:type="nil"/>
              <w:left w:w="80" w:type="nil"/>
              <w:bottom w:w="80" w:type="nil"/>
              <w:right w:w="80" w:type="nil"/>
            </w:tcMar>
          </w:tcPr>
          <w:p w14:paraId="069753EC" w14:textId="77777777" w:rsidR="005B4CF2" w:rsidRPr="000E7630" w:rsidRDefault="005B4CF2"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767B41B9" w14:textId="77777777" w:rsidR="005B4CF2" w:rsidRPr="000E7630" w:rsidRDefault="005B4CF2"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719550DD" w14:textId="2080F7EE" w:rsidR="005B4CF2" w:rsidRPr="000E7630" w:rsidRDefault="005B4CF2"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Pr>
                <w:rFonts w:ascii="Times New Roman" w:eastAsiaTheme="minorEastAsia" w:hAnsi="Times New Roman"/>
                <w:sz w:val="22"/>
                <w:szCs w:val="22"/>
              </w:rPr>
              <w:t>-</w:t>
            </w:r>
          </w:p>
        </w:tc>
      </w:tr>
      <w:tr w:rsidR="005B4CF2" w:rsidRPr="000E7630" w14:paraId="30CDE0B5" w14:textId="77777777" w:rsidTr="00CD3ED3">
        <w:tblPrEx>
          <w:tblBorders>
            <w:top w:val="none" w:sz="0" w:space="0" w:color="auto"/>
          </w:tblBorders>
        </w:tblPrEx>
        <w:tc>
          <w:tcPr>
            <w:tcW w:w="3207" w:type="dxa"/>
            <w:vMerge/>
            <w:tcBorders>
              <w:left w:val="single" w:sz="4" w:space="0" w:color="auto"/>
              <w:right w:val="single" w:sz="4" w:space="0" w:color="auto"/>
            </w:tcBorders>
            <w:tcMar>
              <w:top w:w="80" w:type="nil"/>
              <w:left w:w="80" w:type="nil"/>
              <w:bottom w:w="80" w:type="nil"/>
              <w:right w:w="80" w:type="nil"/>
            </w:tcMar>
          </w:tcPr>
          <w:p w14:paraId="69E02E59" w14:textId="77777777" w:rsidR="005B4CF2" w:rsidRPr="000E7630" w:rsidRDefault="005B4CF2"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585F0E68" w14:textId="77777777" w:rsidR="005B4CF2" w:rsidRPr="000E7630" w:rsidRDefault="005B4CF2"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51B89235" w14:textId="079713C9" w:rsidR="005B4CF2" w:rsidRPr="000E7630" w:rsidRDefault="005B4CF2"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Example: ”</w:t>
            </w:r>
            <w:commentRangeStart w:id="91"/>
            <w:commentRangeStart w:id="92"/>
            <w:commentRangeEnd w:id="91"/>
            <w:r>
              <w:rPr>
                <w:rStyle w:val="CommentReference"/>
              </w:rPr>
              <w:commentReference w:id="91"/>
            </w:r>
            <w:commentRangeEnd w:id="92"/>
            <w:r w:rsidRPr="009C20BE">
              <w:t>970423</w:t>
            </w:r>
            <w:r>
              <w:rPr>
                <w:rStyle w:val="CommentReference"/>
              </w:rPr>
              <w:commentReference w:id="92"/>
            </w:r>
            <w:r w:rsidRPr="000E7630">
              <w:rPr>
                <w:rFonts w:ascii="Times New Roman" w:eastAsiaTheme="minorEastAsia" w:hAnsi="Times New Roman"/>
                <w:sz w:val="22"/>
                <w:szCs w:val="22"/>
              </w:rPr>
              <w:t>”</w:t>
            </w:r>
          </w:p>
        </w:tc>
      </w:tr>
      <w:tr w:rsidR="00B052B3" w:rsidRPr="000E7630" w14:paraId="52E0F7D3" w14:textId="77777777" w:rsidTr="00B052B3">
        <w:tblPrEx>
          <w:tblBorders>
            <w:top w:val="none" w:sz="0" w:space="0" w:color="auto"/>
          </w:tblBorders>
        </w:tblPrEx>
        <w:tc>
          <w:tcPr>
            <w:tcW w:w="3207" w:type="dxa"/>
            <w:vMerge w:val="restart"/>
            <w:tcBorders>
              <w:top w:val="single" w:sz="4" w:space="0" w:color="auto"/>
              <w:left w:val="single" w:sz="4" w:space="0" w:color="auto"/>
              <w:right w:val="single" w:sz="4" w:space="0" w:color="auto"/>
            </w:tcBorders>
            <w:tcMar>
              <w:top w:w="80" w:type="nil"/>
              <w:left w:w="80" w:type="nil"/>
              <w:bottom w:w="80" w:type="nil"/>
              <w:right w:w="80" w:type="nil"/>
            </w:tcMar>
          </w:tcPr>
          <w:p w14:paraId="19AE5ED6" w14:textId="40A36D25"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disbursementInformation.beneficiary</w:t>
            </w:r>
          </w:p>
        </w:tc>
        <w:tc>
          <w:tcPr>
            <w:tcW w:w="3205" w:type="dxa"/>
            <w:vMerge w:val="restart"/>
            <w:tcBorders>
              <w:top w:val="single" w:sz="4" w:space="0" w:color="auto"/>
              <w:left w:val="single" w:sz="4" w:space="0" w:color="auto"/>
              <w:right w:val="single" w:sz="4" w:space="0" w:color="auto"/>
            </w:tcBorders>
            <w:tcMar>
              <w:top w:w="80" w:type="nil"/>
              <w:left w:w="80" w:type="nil"/>
              <w:bottom w:w="80" w:type="nil"/>
              <w:right w:w="80" w:type="nil"/>
            </w:tcMar>
          </w:tcPr>
          <w:p w14:paraId="28D0834A"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String</w:t>
            </w:r>
          </w:p>
          <w:p w14:paraId="517906A4" w14:textId="62498120"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Required: Yes</w:t>
            </w:r>
          </w:p>
        </w:tc>
        <w:tc>
          <w:tcPr>
            <w:tcW w:w="3205" w:type="dxa"/>
            <w:tcBorders>
              <w:top w:val="single" w:sz="4" w:space="0" w:color="auto"/>
              <w:left w:val="single" w:sz="4" w:space="0" w:color="auto"/>
              <w:bottom w:val="single" w:sz="4" w:space="0" w:color="auto"/>
              <w:right w:val="single" w:sz="4" w:space="0" w:color="auto"/>
            </w:tcBorders>
          </w:tcPr>
          <w:p w14:paraId="13ADB5DC"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Payee Bank</w:t>
            </w:r>
          </w:p>
          <w:p w14:paraId="2B00A5AF" w14:textId="0A2686ED"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VNM: Ngân hàng thụ hưởng</w:t>
            </w:r>
          </w:p>
        </w:tc>
      </w:tr>
      <w:tr w:rsidR="00B052B3" w:rsidRPr="000E7630" w14:paraId="2B82393F" w14:textId="77777777" w:rsidTr="00B052B3">
        <w:tblPrEx>
          <w:tblBorders>
            <w:top w:val="none" w:sz="0" w:space="0" w:color="auto"/>
          </w:tblBorders>
        </w:tblPrEx>
        <w:tc>
          <w:tcPr>
            <w:tcW w:w="3207" w:type="dxa"/>
            <w:vMerge/>
            <w:tcBorders>
              <w:left w:val="single" w:sz="4" w:space="0" w:color="auto"/>
              <w:right w:val="single" w:sz="4" w:space="0" w:color="auto"/>
            </w:tcBorders>
            <w:tcMar>
              <w:top w:w="80" w:type="nil"/>
              <w:left w:w="80" w:type="nil"/>
              <w:bottom w:w="80" w:type="nil"/>
              <w:right w:w="80" w:type="nil"/>
            </w:tcMar>
          </w:tcPr>
          <w:p w14:paraId="1B903DE9"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07A3C879"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314E7F9B" w14:textId="3A599683"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Draft Contract → Disbursement Information → Beneficiary Bank</w:t>
            </w:r>
            <w:r w:rsidR="00F67616">
              <w:rPr>
                <w:rFonts w:ascii="Times New Roman" w:eastAsiaTheme="minorEastAsia" w:hAnsi="Times New Roman"/>
                <w:sz w:val="22"/>
                <w:szCs w:val="22"/>
              </w:rPr>
              <w:t xml:space="preserve"> (SysName)</w:t>
            </w:r>
          </w:p>
        </w:tc>
      </w:tr>
      <w:tr w:rsidR="00B052B3" w:rsidRPr="000E7630" w14:paraId="4B2B2D0E" w14:textId="77777777" w:rsidTr="00B052B3">
        <w:tblPrEx>
          <w:tblBorders>
            <w:top w:val="none" w:sz="0" w:space="0" w:color="auto"/>
          </w:tblBorders>
        </w:tblPrEx>
        <w:tc>
          <w:tcPr>
            <w:tcW w:w="3207" w:type="dxa"/>
            <w:vMerge/>
            <w:tcBorders>
              <w:left w:val="single" w:sz="4" w:space="0" w:color="auto"/>
              <w:right w:val="single" w:sz="4" w:space="0" w:color="auto"/>
            </w:tcBorders>
            <w:tcMar>
              <w:top w:w="80" w:type="nil"/>
              <w:left w:w="80" w:type="nil"/>
              <w:bottom w:w="80" w:type="nil"/>
              <w:right w:w="80" w:type="nil"/>
            </w:tcMar>
          </w:tcPr>
          <w:p w14:paraId="3DDAFADB"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14D67CA7"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0378C506" w14:textId="1926916A"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 disbursementInfo.beneficiary</w:t>
            </w:r>
          </w:p>
        </w:tc>
      </w:tr>
      <w:tr w:rsidR="00B052B3" w:rsidRPr="000E7630" w14:paraId="19D6A5AA" w14:textId="77777777" w:rsidTr="00B052B3">
        <w:tblPrEx>
          <w:tblBorders>
            <w:top w:val="none" w:sz="0" w:space="0" w:color="auto"/>
          </w:tblBorders>
        </w:tblPrEx>
        <w:tc>
          <w:tcPr>
            <w:tcW w:w="3207" w:type="dxa"/>
            <w:vMerge/>
            <w:tcBorders>
              <w:left w:val="single" w:sz="4" w:space="0" w:color="auto"/>
              <w:bottom w:val="single" w:sz="4" w:space="0" w:color="auto"/>
              <w:right w:val="single" w:sz="4" w:space="0" w:color="auto"/>
            </w:tcBorders>
            <w:tcMar>
              <w:top w:w="80" w:type="nil"/>
              <w:left w:w="80" w:type="nil"/>
              <w:bottom w:w="80" w:type="nil"/>
              <w:right w:w="80" w:type="nil"/>
            </w:tcMar>
          </w:tcPr>
          <w:p w14:paraId="526C3C90"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bottom w:val="single" w:sz="4" w:space="0" w:color="auto"/>
              <w:right w:val="single" w:sz="4" w:space="0" w:color="auto"/>
            </w:tcBorders>
            <w:tcMar>
              <w:top w:w="80" w:type="nil"/>
              <w:left w:w="80" w:type="nil"/>
              <w:bottom w:w="80" w:type="nil"/>
              <w:right w:w="80" w:type="nil"/>
            </w:tcMar>
          </w:tcPr>
          <w:p w14:paraId="1D5C4F49"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795A575E" w14:textId="3D35F160"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Example: ”TPBank”</w:t>
            </w:r>
          </w:p>
        </w:tc>
      </w:tr>
      <w:tr w:rsidR="00B052B3" w:rsidRPr="000E7630" w14:paraId="05AB2D2D" w14:textId="77777777" w:rsidTr="00B052B3">
        <w:tblPrEx>
          <w:tblBorders>
            <w:top w:val="none" w:sz="0" w:space="0" w:color="auto"/>
          </w:tblBorders>
        </w:tblPrEx>
        <w:tc>
          <w:tcPr>
            <w:tcW w:w="3207" w:type="dxa"/>
            <w:vMerge w:val="restart"/>
            <w:tcBorders>
              <w:top w:val="single" w:sz="4" w:space="0" w:color="auto"/>
              <w:left w:val="single" w:sz="8" w:space="0" w:color="000000"/>
              <w:right w:val="single" w:sz="8" w:space="0" w:color="000000"/>
            </w:tcBorders>
            <w:tcMar>
              <w:top w:w="80" w:type="nil"/>
              <w:left w:w="80" w:type="nil"/>
              <w:bottom w:w="80" w:type="nil"/>
              <w:right w:w="80" w:type="nil"/>
            </w:tcMar>
          </w:tcPr>
          <w:p w14:paraId="6D366152" w14:textId="2E7F58FF"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disbursementInformation.beneficiaryText</w:t>
            </w:r>
          </w:p>
        </w:tc>
        <w:tc>
          <w:tcPr>
            <w:tcW w:w="3205" w:type="dxa"/>
            <w:vMerge w:val="restart"/>
            <w:tcBorders>
              <w:top w:val="single" w:sz="4" w:space="0" w:color="auto"/>
              <w:left w:val="single" w:sz="8" w:space="0" w:color="000000"/>
              <w:right w:val="single" w:sz="8" w:space="0" w:color="000000"/>
            </w:tcBorders>
            <w:tcMar>
              <w:top w:w="80" w:type="nil"/>
              <w:left w:w="80" w:type="nil"/>
              <w:bottom w:w="80" w:type="nil"/>
              <w:right w:w="80" w:type="nil"/>
            </w:tcMar>
          </w:tcPr>
          <w:p w14:paraId="7B4467C3"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String</w:t>
            </w:r>
          </w:p>
          <w:p w14:paraId="7391092E" w14:textId="0A4D94C3"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Required: Yes</w:t>
            </w:r>
          </w:p>
        </w:tc>
        <w:tc>
          <w:tcPr>
            <w:tcW w:w="3205" w:type="dxa"/>
            <w:tcBorders>
              <w:top w:val="single" w:sz="4" w:space="0" w:color="auto"/>
              <w:left w:val="single" w:sz="8" w:space="0" w:color="000000"/>
              <w:bottom w:val="single" w:sz="8" w:space="0" w:color="000000"/>
              <w:right w:val="single" w:sz="8" w:space="0" w:color="000000"/>
            </w:tcBorders>
          </w:tcPr>
          <w:p w14:paraId="55132AE6" w14:textId="7FDB010E"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Payee Bank</w:t>
            </w:r>
          </w:p>
          <w:p w14:paraId="6AC43ED4" w14:textId="1AA511F0"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VNM: Ngân hàng thụ hưởng</w:t>
            </w:r>
          </w:p>
        </w:tc>
      </w:tr>
      <w:tr w:rsidR="00B052B3" w:rsidRPr="000E7630" w14:paraId="0D7EE474"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12F0C8E1"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3A5715B0"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39E7D263" w14:textId="6E0BFDC6"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Draft Contract → Disbursement Information → Beneficiary Bank</w:t>
            </w:r>
          </w:p>
        </w:tc>
      </w:tr>
      <w:tr w:rsidR="00B052B3" w:rsidRPr="000E7630" w14:paraId="4B305DB7"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580EEA5D"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4F41E2C7"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2DA5C2D6" w14:textId="0EDEDCAB"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 disbursementInfo.beneficiaryText</w:t>
            </w:r>
          </w:p>
        </w:tc>
      </w:tr>
      <w:tr w:rsidR="00B052B3" w:rsidRPr="000E7630" w14:paraId="38DDDA99"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19880462"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121CE158"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78FDBA37" w14:textId="7E670F35"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Example: ”TPBank”</w:t>
            </w:r>
          </w:p>
        </w:tc>
      </w:tr>
      <w:tr w:rsidR="00B052B3" w:rsidRPr="000E7630" w14:paraId="741E6831"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3217FAEC" w14:textId="303AEFD2"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disbursementInformation.payeeAccountNumber</w:t>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256B80BC" w14:textId="6FDD3D99"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String</w:t>
            </w:r>
          </w:p>
          <w:p w14:paraId="2EE0647C" w14:textId="1449CE4F"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Required: Yes</w:t>
            </w:r>
          </w:p>
        </w:tc>
        <w:tc>
          <w:tcPr>
            <w:tcW w:w="3205" w:type="dxa"/>
            <w:tcBorders>
              <w:top w:val="single" w:sz="8" w:space="0" w:color="000000"/>
              <w:left w:val="single" w:sz="8" w:space="0" w:color="000000"/>
              <w:bottom w:val="single" w:sz="8" w:space="0" w:color="000000"/>
              <w:right w:val="single" w:sz="8" w:space="0" w:color="000000"/>
            </w:tcBorders>
          </w:tcPr>
          <w:p w14:paraId="29EE5F43" w14:textId="5A536D86"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Payee Account Number</w:t>
            </w:r>
          </w:p>
          <w:p w14:paraId="33523740" w14:textId="58A77511"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VNM: Số tài khoản thụ hưởng</w:t>
            </w:r>
          </w:p>
        </w:tc>
      </w:tr>
      <w:tr w:rsidR="00B052B3" w:rsidRPr="000E7630" w14:paraId="64E8E311"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4D9006C0"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295FE3C5"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5EB1C53F" w14:textId="313D9575"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Draft Contract → Disbursement Information → Payee Account Number</w:t>
            </w:r>
          </w:p>
        </w:tc>
      </w:tr>
      <w:tr w:rsidR="00B052B3" w:rsidRPr="000E7630" w14:paraId="00A9F9B7"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555BF391"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439BED33"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4FE78A1A" w14:textId="231E90EA"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 disbursementInfo.payeeAccountNumber</w:t>
            </w:r>
          </w:p>
        </w:tc>
      </w:tr>
      <w:tr w:rsidR="00B052B3" w:rsidRPr="000E7630" w14:paraId="1CD518B4"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13DD9509"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36AB2C8C"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5FD8D7A1" w14:textId="24EBF579"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Example: “123456789”</w:t>
            </w:r>
          </w:p>
        </w:tc>
      </w:tr>
      <w:tr w:rsidR="00B052B3" w:rsidRPr="000E7630" w14:paraId="45402466"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3621635E" w14:textId="5FF28845"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disbursementInformation.payeeName</w:t>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5F1EC7C4"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String</w:t>
            </w:r>
          </w:p>
          <w:p w14:paraId="77A65F5D" w14:textId="3AE28C82"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Required: Yes</w:t>
            </w:r>
          </w:p>
        </w:tc>
        <w:tc>
          <w:tcPr>
            <w:tcW w:w="3205" w:type="dxa"/>
            <w:tcBorders>
              <w:top w:val="single" w:sz="8" w:space="0" w:color="000000"/>
              <w:left w:val="single" w:sz="8" w:space="0" w:color="000000"/>
              <w:bottom w:val="single" w:sz="8" w:space="0" w:color="000000"/>
              <w:right w:val="single" w:sz="8" w:space="0" w:color="000000"/>
            </w:tcBorders>
          </w:tcPr>
          <w:p w14:paraId="764D4A00" w14:textId="52D11F8B"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Payee Name</w:t>
            </w:r>
          </w:p>
          <w:p w14:paraId="175C2690" w14:textId="3AB037EB"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VNM: Tên người thụ hưởng</w:t>
            </w:r>
          </w:p>
        </w:tc>
      </w:tr>
      <w:tr w:rsidR="00B052B3" w:rsidRPr="000E7630" w14:paraId="0D2E6B92"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48C13ED6"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38947328"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32129016" w14:textId="63C721FF"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Draft Contract → Disbursement Information → Payee Name</w:t>
            </w:r>
          </w:p>
        </w:tc>
      </w:tr>
      <w:tr w:rsidR="00B052B3" w:rsidRPr="000E7630" w14:paraId="25B7F30B"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48E16FC5"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0B89A718"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3ADC04FB" w14:textId="415016D9"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 disbursementInfo.payeeName</w:t>
            </w:r>
          </w:p>
        </w:tc>
      </w:tr>
      <w:tr w:rsidR="00B052B3" w:rsidRPr="000E7630" w14:paraId="24049D15"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1CF3A904"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4AA7C4E3"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2139086A" w14:textId="1467518D"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Example: “FULL NAME 00000311”</w:t>
            </w:r>
          </w:p>
        </w:tc>
      </w:tr>
      <w:tr w:rsidR="00B052B3" w:rsidRPr="000E7630" w14:paraId="212F9608"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600AE88C" w14:textId="055772F5"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loanRepaymentInformation.repaymentAccountNumber</w:t>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41A70112"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String</w:t>
            </w:r>
          </w:p>
          <w:p w14:paraId="0C1A95AC" w14:textId="3EE0ED93"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Required: Yes</w:t>
            </w:r>
          </w:p>
        </w:tc>
        <w:tc>
          <w:tcPr>
            <w:tcW w:w="3205" w:type="dxa"/>
            <w:tcBorders>
              <w:top w:val="single" w:sz="8" w:space="0" w:color="000000"/>
              <w:left w:val="single" w:sz="8" w:space="0" w:color="000000"/>
              <w:bottom w:val="single" w:sz="8" w:space="0" w:color="000000"/>
              <w:right w:val="single" w:sz="8" w:space="0" w:color="000000"/>
            </w:tcBorders>
          </w:tcPr>
          <w:p w14:paraId="542EFE64" w14:textId="4D969701"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Loan Repayment Account Number</w:t>
            </w:r>
          </w:p>
          <w:p w14:paraId="7D181D79" w14:textId="197968D4"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VNM: Số tài khoản trả nợ</w:t>
            </w:r>
          </w:p>
        </w:tc>
      </w:tr>
      <w:tr w:rsidR="00B052B3" w:rsidRPr="000E7630" w14:paraId="6DDB9C50"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399B7A1D"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1CA86FC5"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04D4AC1E" w14:textId="74363462"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Draft Contract → Loan Repayment Information → Loan Repayment Account Number</w:t>
            </w:r>
          </w:p>
        </w:tc>
      </w:tr>
      <w:tr w:rsidR="00B052B3" w:rsidRPr="000E7630" w14:paraId="60B1F509"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1D08A9B8"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7063A6AC"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39FE027B" w14:textId="06316AAC"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approveParams.repaymentInfo. repaymentAccountNumber</w:t>
            </w:r>
          </w:p>
        </w:tc>
      </w:tr>
      <w:tr w:rsidR="00B052B3" w:rsidRPr="000E7630" w14:paraId="2B54D9AE"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261237A2"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23ED01C4"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566993B8" w14:textId="1CD1B404"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Example: "03597164444"</w:t>
            </w:r>
          </w:p>
        </w:tc>
      </w:tr>
      <w:tr w:rsidR="00B052B3" w:rsidRPr="000E7630" w14:paraId="3ACD40E5"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712FA7E6" w14:textId="0EADD95A"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loanRepaymentInformation.principalRepaymentMethod</w:t>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1533E725"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String</w:t>
            </w:r>
          </w:p>
          <w:p w14:paraId="294C2651" w14:textId="03373D0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Required: Yes</w:t>
            </w:r>
          </w:p>
        </w:tc>
        <w:tc>
          <w:tcPr>
            <w:tcW w:w="3205" w:type="dxa"/>
            <w:tcBorders>
              <w:top w:val="single" w:sz="8" w:space="0" w:color="000000"/>
              <w:left w:val="single" w:sz="8" w:space="0" w:color="000000"/>
              <w:bottom w:val="single" w:sz="8" w:space="0" w:color="000000"/>
              <w:right w:val="single" w:sz="8" w:space="0" w:color="000000"/>
            </w:tcBorders>
          </w:tcPr>
          <w:p w14:paraId="67984122" w14:textId="0B33941C"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Principal Repayment Method</w:t>
            </w:r>
          </w:p>
          <w:p w14:paraId="2485C46D" w14:textId="389DA499"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VNM: Kỳ trả nợ gốc</w:t>
            </w:r>
          </w:p>
        </w:tc>
      </w:tr>
      <w:tr w:rsidR="00B052B3" w:rsidRPr="000E7630" w14:paraId="7B60B81A"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6F3F6CFA"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6F44A037"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36C33F50" w14:textId="3095022F"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Draft Contract → Loan Repayment Information → Principal Repayment Method</w:t>
            </w:r>
          </w:p>
        </w:tc>
      </w:tr>
      <w:tr w:rsidR="00B052B3" w:rsidRPr="000E7630" w14:paraId="5AF0A85D"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4883A7B2"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7DC52104"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0E908FFD" w14:textId="3E26A0A3"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approveParams.repaymentInfo.principalRepaymentMethod</w:t>
            </w:r>
          </w:p>
        </w:tc>
      </w:tr>
      <w:tr w:rsidR="00B052B3" w:rsidRPr="000E7630" w14:paraId="77BF3A99"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5D77CE40"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58305E9E"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52AAA66B" w14:textId="2A816BC0"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Example: "Other"</w:t>
            </w:r>
          </w:p>
        </w:tc>
      </w:tr>
      <w:tr w:rsidR="00B052B3" w:rsidRPr="000E7630" w14:paraId="12E77D18"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7E37F6B7" w14:textId="2CE6C3E3"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loanRepaymentInformation.scheduledPrincipalPaymentDate</w:t>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225AC1F6" w14:textId="172506D6"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Number</w:t>
            </w:r>
          </w:p>
          <w:p w14:paraId="6C5879BC" w14:textId="0ECFCE5D"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Required: Yes</w:t>
            </w:r>
          </w:p>
        </w:tc>
        <w:tc>
          <w:tcPr>
            <w:tcW w:w="3205" w:type="dxa"/>
            <w:tcBorders>
              <w:top w:val="single" w:sz="8" w:space="0" w:color="000000"/>
              <w:left w:val="single" w:sz="8" w:space="0" w:color="000000"/>
              <w:bottom w:val="single" w:sz="8" w:space="0" w:color="000000"/>
              <w:right w:val="single" w:sz="8" w:space="0" w:color="000000"/>
            </w:tcBorders>
          </w:tcPr>
          <w:p w14:paraId="1525D63D" w14:textId="07D3BD1C"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Scheduled Principal Payment Date</w:t>
            </w:r>
          </w:p>
          <w:p w14:paraId="3C6F3F98" w14:textId="3EC705AA"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VNM: Ngày trả nợ gốc định kỳ</w:t>
            </w:r>
          </w:p>
        </w:tc>
      </w:tr>
      <w:tr w:rsidR="00B052B3" w:rsidRPr="000E7630" w14:paraId="3E6AEAA1"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55B6B126"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5CB6D7D1"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6D826509" w14:textId="2F3CEF96"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 xml:space="preserve">Draft Contract → Loan Repayment Information → </w:t>
            </w:r>
            <w:r w:rsidRPr="000E7630">
              <w:rPr>
                <w:rFonts w:ascii="Times New Roman" w:eastAsiaTheme="minorEastAsia" w:hAnsi="Times New Roman"/>
                <w:sz w:val="22"/>
                <w:szCs w:val="22"/>
              </w:rPr>
              <w:lastRenderedPageBreak/>
              <w:t>Scheduled Principal Payment Date</w:t>
            </w:r>
          </w:p>
        </w:tc>
      </w:tr>
      <w:tr w:rsidR="00B052B3" w:rsidRPr="000E7630" w14:paraId="10219F25"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26B7ECBE"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79020F16"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5F09A591" w14:textId="21E277DC"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approveParams.repaymentInfo.scheduledPrincipalPaymentDate</w:t>
            </w:r>
          </w:p>
        </w:tc>
      </w:tr>
      <w:tr w:rsidR="00B052B3" w:rsidRPr="000E7630" w14:paraId="75CD0387"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74E2FE65"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43464C1F"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7AE31C99" w14:textId="32501792"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Example: 14</w:t>
            </w:r>
          </w:p>
        </w:tc>
      </w:tr>
      <w:tr w:rsidR="00B052B3" w:rsidRPr="000E7630" w14:paraId="0C221FF8" w14:textId="77777777" w:rsidTr="005A1C26">
        <w:tblPrEx>
          <w:tblBorders>
            <w:top w:val="none" w:sz="0" w:space="0" w:color="auto"/>
          </w:tblBorders>
        </w:tblPrEx>
        <w:tc>
          <w:tcPr>
            <w:tcW w:w="320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550D4C40" w14:textId="3722943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loanRepaymentInformation.interestPaymentMethod</w:t>
            </w:r>
          </w:p>
        </w:tc>
        <w:tc>
          <w:tcPr>
            <w:tcW w:w="320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44EA476D"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String</w:t>
            </w:r>
          </w:p>
          <w:p w14:paraId="15056BF6" w14:textId="6AC3034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Required: Yes</w:t>
            </w:r>
          </w:p>
        </w:tc>
        <w:tc>
          <w:tcPr>
            <w:tcW w:w="3205" w:type="dxa"/>
            <w:tcBorders>
              <w:top w:val="single" w:sz="8" w:space="0" w:color="000000"/>
              <w:left w:val="single" w:sz="8" w:space="0" w:color="000000"/>
              <w:bottom w:val="single" w:sz="8" w:space="0" w:color="000000"/>
              <w:right w:val="single" w:sz="8" w:space="0" w:color="000000"/>
            </w:tcBorders>
          </w:tcPr>
          <w:p w14:paraId="5198053B" w14:textId="30B6208E"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Interest Payment Method</w:t>
            </w:r>
          </w:p>
          <w:p w14:paraId="2CBA8F8F" w14:textId="339398F9"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VNM: Kỳ trả nợ lãi</w:t>
            </w:r>
          </w:p>
        </w:tc>
      </w:tr>
      <w:tr w:rsidR="00B052B3" w:rsidRPr="000E7630" w14:paraId="37406583"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1431175B"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3A59C29E"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208C08F5" w14:textId="3AA1F00D"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Draft Contract → Loan Repayment Information → Interest Payment Method</w:t>
            </w:r>
          </w:p>
        </w:tc>
      </w:tr>
      <w:tr w:rsidR="00B052B3" w:rsidRPr="000E7630" w14:paraId="457CD1D7" w14:textId="77777777" w:rsidTr="005A1C26">
        <w:tblPrEx>
          <w:tblBorders>
            <w:top w:val="none" w:sz="0" w:space="0" w:color="auto"/>
          </w:tblBorders>
        </w:tblPrEx>
        <w:tc>
          <w:tcPr>
            <w:tcW w:w="3207" w:type="dxa"/>
            <w:vMerge/>
            <w:tcBorders>
              <w:left w:val="single" w:sz="8" w:space="0" w:color="000000"/>
              <w:right w:val="single" w:sz="8" w:space="0" w:color="000000"/>
            </w:tcBorders>
            <w:tcMar>
              <w:top w:w="80" w:type="nil"/>
              <w:left w:w="80" w:type="nil"/>
              <w:bottom w:w="80" w:type="nil"/>
              <w:right w:w="80" w:type="nil"/>
            </w:tcMar>
          </w:tcPr>
          <w:p w14:paraId="3C832982"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right w:val="single" w:sz="8" w:space="0" w:color="000000"/>
            </w:tcBorders>
            <w:tcMar>
              <w:top w:w="80" w:type="nil"/>
              <w:left w:w="80" w:type="nil"/>
              <w:bottom w:w="80" w:type="nil"/>
              <w:right w:w="80" w:type="nil"/>
            </w:tcMar>
          </w:tcPr>
          <w:p w14:paraId="0EDC2EAE"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2FF78382" w14:textId="29D3188D"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approveParams.repaymentInfo.interestPaymentMethod</w:t>
            </w:r>
          </w:p>
        </w:tc>
      </w:tr>
      <w:tr w:rsidR="00B052B3" w:rsidRPr="000E7630" w14:paraId="31056C6E" w14:textId="77777777" w:rsidTr="005A1C26">
        <w:tblPrEx>
          <w:tblBorders>
            <w:top w:val="none" w:sz="0" w:space="0" w:color="auto"/>
          </w:tblBorders>
        </w:tblPrEx>
        <w:tc>
          <w:tcPr>
            <w:tcW w:w="320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608B071C"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8" w:space="0" w:color="000000"/>
              <w:bottom w:val="single" w:sz="4" w:space="0" w:color="auto"/>
              <w:right w:val="single" w:sz="8" w:space="0" w:color="000000"/>
            </w:tcBorders>
            <w:tcMar>
              <w:top w:w="80" w:type="nil"/>
              <w:left w:w="80" w:type="nil"/>
              <w:bottom w:w="80" w:type="nil"/>
              <w:right w:w="80" w:type="nil"/>
            </w:tcMar>
          </w:tcPr>
          <w:p w14:paraId="509CAD7D"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8" w:space="0" w:color="000000"/>
              <w:bottom w:val="single" w:sz="8" w:space="0" w:color="000000"/>
              <w:right w:val="single" w:sz="8" w:space="0" w:color="000000"/>
            </w:tcBorders>
          </w:tcPr>
          <w:p w14:paraId="4C2AFA34"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 xml:space="preserve">Example: </w:t>
            </w:r>
          </w:p>
          <w:p w14:paraId="25B878F7" w14:textId="27CD8B09"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"Monthly"</w:t>
            </w:r>
          </w:p>
        </w:tc>
      </w:tr>
      <w:tr w:rsidR="00B052B3" w:rsidRPr="000E7630" w14:paraId="29D890A9" w14:textId="77777777" w:rsidTr="005A1C26">
        <w:tc>
          <w:tcPr>
            <w:tcW w:w="3207" w:type="dxa"/>
            <w:vMerge w:val="restart"/>
            <w:tcBorders>
              <w:top w:val="single" w:sz="8" w:space="0" w:color="000000"/>
              <w:left w:val="single" w:sz="8" w:space="0" w:color="000000"/>
              <w:right w:val="single" w:sz="4" w:space="0" w:color="auto"/>
            </w:tcBorders>
            <w:tcMar>
              <w:top w:w="80" w:type="nil"/>
              <w:left w:w="80" w:type="nil"/>
              <w:bottom w:w="80" w:type="nil"/>
              <w:right w:w="80" w:type="nil"/>
            </w:tcMar>
          </w:tcPr>
          <w:p w14:paraId="381D837D" w14:textId="06F9C26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loanRepaymentInformation.scheduledInterestPaymentDate</w:t>
            </w:r>
          </w:p>
        </w:tc>
        <w:tc>
          <w:tcPr>
            <w:tcW w:w="3205"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0D79A844"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Number</w:t>
            </w:r>
          </w:p>
          <w:p w14:paraId="3C1A5EB7" w14:textId="0F3903C9"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Required: Yes</w:t>
            </w:r>
          </w:p>
        </w:tc>
        <w:tc>
          <w:tcPr>
            <w:tcW w:w="3205" w:type="dxa"/>
            <w:tcBorders>
              <w:top w:val="single" w:sz="8" w:space="0" w:color="000000"/>
              <w:left w:val="single" w:sz="4" w:space="0" w:color="auto"/>
              <w:bottom w:val="single" w:sz="8" w:space="0" w:color="000000"/>
              <w:right w:val="single" w:sz="8" w:space="0" w:color="000000"/>
            </w:tcBorders>
          </w:tcPr>
          <w:p w14:paraId="3C8D3AA5" w14:textId="0C7508F5"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Scheduled Interest Payment Date</w:t>
            </w:r>
          </w:p>
          <w:p w14:paraId="3C412295" w14:textId="6FBB209B"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VNM: Ngày trả nợ lãi định kỳ</w:t>
            </w:r>
          </w:p>
        </w:tc>
      </w:tr>
      <w:tr w:rsidR="00B052B3" w:rsidRPr="000E7630" w14:paraId="24B48ED8" w14:textId="77777777" w:rsidTr="005A1C26">
        <w:tc>
          <w:tcPr>
            <w:tcW w:w="3207" w:type="dxa"/>
            <w:vMerge/>
            <w:tcBorders>
              <w:left w:val="single" w:sz="8" w:space="0" w:color="000000"/>
              <w:right w:val="single" w:sz="4" w:space="0" w:color="auto"/>
            </w:tcBorders>
            <w:tcMar>
              <w:top w:w="80" w:type="nil"/>
              <w:left w:w="80" w:type="nil"/>
              <w:bottom w:w="80" w:type="nil"/>
              <w:right w:w="80" w:type="nil"/>
            </w:tcMar>
          </w:tcPr>
          <w:p w14:paraId="743277C3"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4F2961E9"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4" w:space="0" w:color="auto"/>
              <w:bottom w:val="single" w:sz="8" w:space="0" w:color="000000"/>
              <w:right w:val="single" w:sz="8" w:space="0" w:color="000000"/>
            </w:tcBorders>
          </w:tcPr>
          <w:p w14:paraId="019DFB0B" w14:textId="51B850B8"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Draft Contract → Loan Repayment Information → Scheduled Interest Payment Date</w:t>
            </w:r>
          </w:p>
        </w:tc>
      </w:tr>
      <w:tr w:rsidR="00B052B3" w:rsidRPr="000E7630" w14:paraId="30DEF921" w14:textId="77777777" w:rsidTr="005A1C26">
        <w:tc>
          <w:tcPr>
            <w:tcW w:w="3207" w:type="dxa"/>
            <w:vMerge/>
            <w:tcBorders>
              <w:left w:val="single" w:sz="8" w:space="0" w:color="000000"/>
              <w:right w:val="single" w:sz="4" w:space="0" w:color="auto"/>
            </w:tcBorders>
            <w:tcMar>
              <w:top w:w="80" w:type="nil"/>
              <w:left w:w="80" w:type="nil"/>
              <w:bottom w:w="80" w:type="nil"/>
              <w:right w:w="80" w:type="nil"/>
            </w:tcMar>
          </w:tcPr>
          <w:p w14:paraId="3DD8B0A3"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3CFD3D16"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4" w:space="0" w:color="auto"/>
              <w:bottom w:val="single" w:sz="8" w:space="0" w:color="000000"/>
              <w:right w:val="single" w:sz="8" w:space="0" w:color="000000"/>
            </w:tcBorders>
          </w:tcPr>
          <w:p w14:paraId="5A1D4B4F" w14:textId="456782C6"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approveParams.repaymentInfo.scheduledInterestPaymentDate</w:t>
            </w:r>
          </w:p>
        </w:tc>
      </w:tr>
      <w:tr w:rsidR="00B052B3" w:rsidRPr="000E7630" w14:paraId="2F64F377" w14:textId="77777777" w:rsidTr="005A1C26">
        <w:tc>
          <w:tcPr>
            <w:tcW w:w="3207" w:type="dxa"/>
            <w:vMerge/>
            <w:tcBorders>
              <w:left w:val="single" w:sz="8" w:space="0" w:color="000000"/>
              <w:bottom w:val="single" w:sz="4" w:space="0" w:color="auto"/>
              <w:right w:val="single" w:sz="4" w:space="0" w:color="auto"/>
            </w:tcBorders>
            <w:tcMar>
              <w:top w:w="80" w:type="nil"/>
              <w:left w:w="80" w:type="nil"/>
              <w:bottom w:w="80" w:type="nil"/>
              <w:right w:w="80" w:type="nil"/>
            </w:tcMar>
          </w:tcPr>
          <w:p w14:paraId="7508423F"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58E2743B"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0291D354" w14:textId="436D82D4"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Example: 22</w:t>
            </w:r>
          </w:p>
        </w:tc>
      </w:tr>
      <w:tr w:rsidR="00B052B3" w:rsidRPr="000E7630" w14:paraId="3D01FC94" w14:textId="77777777" w:rsidTr="005A1C26">
        <w:tc>
          <w:tcPr>
            <w:tcW w:w="3207" w:type="dxa"/>
            <w:vMerge w:val="restart"/>
            <w:tcBorders>
              <w:left w:val="single" w:sz="8" w:space="0" w:color="000000"/>
              <w:right w:val="single" w:sz="4" w:space="0" w:color="auto"/>
            </w:tcBorders>
            <w:tcMar>
              <w:top w:w="80" w:type="nil"/>
              <w:left w:w="80" w:type="nil"/>
              <w:bottom w:w="80" w:type="nil"/>
              <w:right w:w="80" w:type="nil"/>
            </w:tcMar>
          </w:tcPr>
          <w:p w14:paraId="4EDCEDAE" w14:textId="20EA7BBE"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loanRepaymentInformation.firstPrincipalPaymentDate</w:t>
            </w:r>
          </w:p>
        </w:tc>
        <w:tc>
          <w:tcPr>
            <w:tcW w:w="3205" w:type="dxa"/>
            <w:vMerge w:val="restart"/>
            <w:tcBorders>
              <w:top w:val="single" w:sz="4" w:space="0" w:color="auto"/>
              <w:left w:val="single" w:sz="4" w:space="0" w:color="auto"/>
              <w:right w:val="single" w:sz="4" w:space="0" w:color="auto"/>
            </w:tcBorders>
            <w:tcMar>
              <w:top w:w="80" w:type="nil"/>
              <w:left w:w="80" w:type="nil"/>
              <w:bottom w:w="80" w:type="nil"/>
              <w:right w:w="80" w:type="nil"/>
            </w:tcMar>
          </w:tcPr>
          <w:p w14:paraId="7D8A722B" w14:textId="3969C0DF"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String</w:t>
            </w:r>
          </w:p>
          <w:p w14:paraId="190F2F8D" w14:textId="434ADFA5"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Required: Yes</w:t>
            </w:r>
          </w:p>
        </w:tc>
        <w:tc>
          <w:tcPr>
            <w:tcW w:w="3205" w:type="dxa"/>
            <w:tcBorders>
              <w:top w:val="single" w:sz="8" w:space="0" w:color="000000"/>
              <w:left w:val="single" w:sz="4" w:space="0" w:color="auto"/>
              <w:bottom w:val="single" w:sz="4" w:space="0" w:color="auto"/>
              <w:right w:val="single" w:sz="8" w:space="0" w:color="000000"/>
            </w:tcBorders>
          </w:tcPr>
          <w:p w14:paraId="13A7C5D6" w14:textId="5A05A0F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First Principal Payment Date</w:t>
            </w:r>
          </w:p>
          <w:p w14:paraId="73206650" w14:textId="326BB293"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VNM: Ngày trả nợ gốc đầu tiên</w:t>
            </w:r>
          </w:p>
        </w:tc>
      </w:tr>
      <w:tr w:rsidR="00B052B3" w:rsidRPr="000E7630" w14:paraId="5D13F0AA" w14:textId="77777777" w:rsidTr="005A1C26">
        <w:tc>
          <w:tcPr>
            <w:tcW w:w="3207" w:type="dxa"/>
            <w:vMerge/>
            <w:tcBorders>
              <w:left w:val="single" w:sz="8" w:space="0" w:color="000000"/>
              <w:right w:val="single" w:sz="4" w:space="0" w:color="auto"/>
            </w:tcBorders>
            <w:tcMar>
              <w:top w:w="80" w:type="nil"/>
              <w:left w:w="80" w:type="nil"/>
              <w:bottom w:w="80" w:type="nil"/>
              <w:right w:w="80" w:type="nil"/>
            </w:tcMar>
          </w:tcPr>
          <w:p w14:paraId="10439ACD"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0C966692"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1C2F4918" w14:textId="770CFEF4"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Draft Contract → Loan Repayment Information → First Principal Payment Date</w:t>
            </w:r>
          </w:p>
        </w:tc>
      </w:tr>
      <w:tr w:rsidR="00B052B3" w:rsidRPr="000E7630" w14:paraId="68ED6FAC" w14:textId="77777777" w:rsidTr="005A1C26">
        <w:tc>
          <w:tcPr>
            <w:tcW w:w="3207" w:type="dxa"/>
            <w:vMerge/>
            <w:tcBorders>
              <w:left w:val="single" w:sz="8" w:space="0" w:color="000000"/>
              <w:right w:val="single" w:sz="4" w:space="0" w:color="auto"/>
            </w:tcBorders>
            <w:tcMar>
              <w:top w:w="80" w:type="nil"/>
              <w:left w:w="80" w:type="nil"/>
              <w:bottom w:w="80" w:type="nil"/>
              <w:right w:w="80" w:type="nil"/>
            </w:tcMar>
          </w:tcPr>
          <w:p w14:paraId="61049205"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0762AD53"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6FA00504" w14:textId="253DCDDB"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approveParams.repaymentInfo.firstPrincipalPaymentDate</w:t>
            </w:r>
          </w:p>
        </w:tc>
      </w:tr>
      <w:tr w:rsidR="00B052B3" w:rsidRPr="000E7630" w14:paraId="7BC8B7B8" w14:textId="77777777" w:rsidTr="005A1C26">
        <w:tc>
          <w:tcPr>
            <w:tcW w:w="3207" w:type="dxa"/>
            <w:vMerge/>
            <w:tcBorders>
              <w:left w:val="single" w:sz="8" w:space="0" w:color="000000"/>
              <w:bottom w:val="single" w:sz="4" w:space="0" w:color="auto"/>
              <w:right w:val="single" w:sz="4" w:space="0" w:color="auto"/>
            </w:tcBorders>
            <w:tcMar>
              <w:top w:w="80" w:type="nil"/>
              <w:left w:w="80" w:type="nil"/>
              <w:bottom w:w="80" w:type="nil"/>
              <w:right w:w="80" w:type="nil"/>
            </w:tcMar>
          </w:tcPr>
          <w:p w14:paraId="77E2182F"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bottom w:val="single" w:sz="4" w:space="0" w:color="auto"/>
              <w:right w:val="single" w:sz="4" w:space="0" w:color="auto"/>
            </w:tcBorders>
            <w:tcMar>
              <w:top w:w="80" w:type="nil"/>
              <w:left w:w="80" w:type="nil"/>
              <w:bottom w:w="80" w:type="nil"/>
              <w:right w:w="80" w:type="nil"/>
            </w:tcMar>
          </w:tcPr>
          <w:p w14:paraId="37C6C932"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60216265" w14:textId="60D9CA7E"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Example: "2026-10-18T21:00:00.000Z"</w:t>
            </w:r>
          </w:p>
        </w:tc>
      </w:tr>
      <w:tr w:rsidR="00B052B3" w:rsidRPr="000E7630" w14:paraId="54E99752" w14:textId="77777777" w:rsidTr="005A1C26">
        <w:tc>
          <w:tcPr>
            <w:tcW w:w="3207" w:type="dxa"/>
            <w:vMerge w:val="restart"/>
            <w:tcBorders>
              <w:left w:val="single" w:sz="8" w:space="0" w:color="000000"/>
              <w:right w:val="single" w:sz="4" w:space="0" w:color="auto"/>
            </w:tcBorders>
            <w:tcMar>
              <w:top w:w="80" w:type="nil"/>
              <w:left w:w="80" w:type="nil"/>
              <w:bottom w:w="80" w:type="nil"/>
              <w:right w:w="80" w:type="nil"/>
            </w:tcMar>
          </w:tcPr>
          <w:p w14:paraId="5E3D17C9" w14:textId="24C8C0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lastRenderedPageBreak/>
              <w:t>loanRepaymentInformation.firstInterestPaymentDate</w:t>
            </w:r>
          </w:p>
        </w:tc>
        <w:tc>
          <w:tcPr>
            <w:tcW w:w="3205" w:type="dxa"/>
            <w:vMerge w:val="restart"/>
            <w:tcBorders>
              <w:left w:val="single" w:sz="4" w:space="0" w:color="auto"/>
              <w:right w:val="single" w:sz="4" w:space="0" w:color="auto"/>
            </w:tcBorders>
            <w:tcMar>
              <w:top w:w="80" w:type="nil"/>
              <w:left w:w="80" w:type="nil"/>
              <w:bottom w:w="80" w:type="nil"/>
              <w:right w:w="80" w:type="nil"/>
            </w:tcMar>
          </w:tcPr>
          <w:p w14:paraId="396778EC" w14:textId="6EF8E06D"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String</w:t>
            </w:r>
          </w:p>
          <w:p w14:paraId="1DDC15F4" w14:textId="5196BCB1"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Required: Yes</w:t>
            </w:r>
          </w:p>
        </w:tc>
        <w:tc>
          <w:tcPr>
            <w:tcW w:w="3205" w:type="dxa"/>
            <w:tcBorders>
              <w:top w:val="single" w:sz="8" w:space="0" w:color="000000"/>
              <w:left w:val="single" w:sz="4" w:space="0" w:color="auto"/>
              <w:bottom w:val="single" w:sz="4" w:space="0" w:color="auto"/>
              <w:right w:val="single" w:sz="8" w:space="0" w:color="000000"/>
            </w:tcBorders>
          </w:tcPr>
          <w:p w14:paraId="088562D7" w14:textId="484F8FE6"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First Interest Payment Date</w:t>
            </w:r>
          </w:p>
          <w:p w14:paraId="694D48AA" w14:textId="1763F509"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VNM: Ngày trả nợ lãi đầu tiên</w:t>
            </w:r>
          </w:p>
        </w:tc>
      </w:tr>
      <w:tr w:rsidR="00B052B3" w:rsidRPr="000E7630" w14:paraId="6F1830C5" w14:textId="77777777" w:rsidTr="005A1C26">
        <w:tc>
          <w:tcPr>
            <w:tcW w:w="3207" w:type="dxa"/>
            <w:vMerge/>
            <w:tcBorders>
              <w:left w:val="single" w:sz="8" w:space="0" w:color="000000"/>
              <w:right w:val="single" w:sz="4" w:space="0" w:color="auto"/>
            </w:tcBorders>
            <w:tcMar>
              <w:top w:w="80" w:type="nil"/>
              <w:left w:w="80" w:type="nil"/>
              <w:bottom w:w="80" w:type="nil"/>
              <w:right w:w="80" w:type="nil"/>
            </w:tcMar>
          </w:tcPr>
          <w:p w14:paraId="205EFE68"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7752988C"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0FC40C4A" w14:textId="0CC9EF96"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Draft Contract → Loan Repayment Information → First Interest Payment Date</w:t>
            </w:r>
          </w:p>
        </w:tc>
      </w:tr>
      <w:tr w:rsidR="00B052B3" w:rsidRPr="000E7630" w14:paraId="2B95FDFD" w14:textId="77777777" w:rsidTr="005A1C26">
        <w:tc>
          <w:tcPr>
            <w:tcW w:w="3207" w:type="dxa"/>
            <w:vMerge/>
            <w:tcBorders>
              <w:left w:val="single" w:sz="8" w:space="0" w:color="000000"/>
              <w:right w:val="single" w:sz="4" w:space="0" w:color="auto"/>
            </w:tcBorders>
            <w:tcMar>
              <w:top w:w="80" w:type="nil"/>
              <w:left w:w="80" w:type="nil"/>
              <w:bottom w:w="80" w:type="nil"/>
              <w:right w:w="80" w:type="nil"/>
            </w:tcMar>
          </w:tcPr>
          <w:p w14:paraId="0E13F71F"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2EFC15FD"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17E44774" w14:textId="479E784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approveParams.repaymentInfo.firstInterestPaymentDate</w:t>
            </w:r>
          </w:p>
        </w:tc>
      </w:tr>
      <w:tr w:rsidR="00B052B3" w:rsidRPr="000E7630" w14:paraId="5C1A0A56" w14:textId="77777777" w:rsidTr="005A1C26">
        <w:tc>
          <w:tcPr>
            <w:tcW w:w="3207" w:type="dxa"/>
            <w:vMerge/>
            <w:tcBorders>
              <w:left w:val="single" w:sz="8" w:space="0" w:color="000000"/>
              <w:bottom w:val="single" w:sz="4" w:space="0" w:color="auto"/>
              <w:right w:val="single" w:sz="4" w:space="0" w:color="auto"/>
            </w:tcBorders>
            <w:tcMar>
              <w:top w:w="80" w:type="nil"/>
              <w:left w:w="80" w:type="nil"/>
              <w:bottom w:w="80" w:type="nil"/>
              <w:right w:w="80" w:type="nil"/>
            </w:tcMar>
          </w:tcPr>
          <w:p w14:paraId="343DAC60"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bottom w:val="single" w:sz="4" w:space="0" w:color="auto"/>
              <w:right w:val="single" w:sz="4" w:space="0" w:color="auto"/>
            </w:tcBorders>
            <w:tcMar>
              <w:top w:w="80" w:type="nil"/>
              <w:left w:w="80" w:type="nil"/>
              <w:bottom w:w="80" w:type="nil"/>
              <w:right w:w="80" w:type="nil"/>
            </w:tcMar>
          </w:tcPr>
          <w:p w14:paraId="3D0AB412"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8" w:space="0" w:color="000000"/>
              <w:left w:val="single" w:sz="4" w:space="0" w:color="auto"/>
              <w:bottom w:val="single" w:sz="4" w:space="0" w:color="auto"/>
              <w:right w:val="single" w:sz="8" w:space="0" w:color="000000"/>
            </w:tcBorders>
          </w:tcPr>
          <w:p w14:paraId="5EAADE2B" w14:textId="052C6F46"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Example: 2026-10-07T21:00:00.000Z"</w:t>
            </w:r>
          </w:p>
        </w:tc>
      </w:tr>
      <w:tr w:rsidR="00B052B3" w:rsidRPr="000E7630" w14:paraId="5B0F0040" w14:textId="77777777" w:rsidTr="005A1C26">
        <w:tc>
          <w:tcPr>
            <w:tcW w:w="3207"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6E0B629A" w14:textId="0F8ED5CA"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loanRepaymentInformation.detailedRepaymentScheduleData</w:t>
            </w:r>
          </w:p>
        </w:tc>
        <w:tc>
          <w:tcPr>
            <w:tcW w:w="3205"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206596D0"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String</w:t>
            </w:r>
          </w:p>
          <w:p w14:paraId="3A8D264D" w14:textId="6D9CBC84"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Required: No</w:t>
            </w:r>
          </w:p>
        </w:tc>
        <w:tc>
          <w:tcPr>
            <w:tcW w:w="3205" w:type="dxa"/>
            <w:tcBorders>
              <w:top w:val="single" w:sz="4" w:space="0" w:color="auto"/>
              <w:left w:val="single" w:sz="4" w:space="0" w:color="auto"/>
              <w:bottom w:val="single" w:sz="4" w:space="0" w:color="auto"/>
              <w:right w:val="single" w:sz="4" w:space="0" w:color="auto"/>
            </w:tcBorders>
          </w:tcPr>
          <w:p w14:paraId="223CDDED" w14:textId="6136523C"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Detailed Repayment Schedule</w:t>
            </w:r>
          </w:p>
          <w:p w14:paraId="15CC5614" w14:textId="0867F39A"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VNM: Lịch trả nợ chi tiết</w:t>
            </w:r>
          </w:p>
        </w:tc>
      </w:tr>
      <w:tr w:rsidR="00B052B3" w:rsidRPr="000E7630" w14:paraId="0CD0768A" w14:textId="77777777" w:rsidTr="005A1C26">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69897FEC"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5AFD776B"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1D317133" w14:textId="525B2A5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Draft Contract → Loan Repayment Information → Note</w:t>
            </w:r>
          </w:p>
        </w:tc>
      </w:tr>
      <w:tr w:rsidR="00B052B3" w:rsidRPr="000E7630" w14:paraId="36BF0803" w14:textId="77777777" w:rsidTr="005A1C26">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34604AC6"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6D216212"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34BC4C11" w14:textId="74E67CAE"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approveParams.repaymentInfo.detailedRepaymentScheduleData</w:t>
            </w:r>
          </w:p>
        </w:tc>
      </w:tr>
      <w:tr w:rsidR="00B052B3" w:rsidRPr="000E7630" w14:paraId="60D7DD7B" w14:textId="77777777" w:rsidTr="005A1C26">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59A31AC7"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61472D44"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02A075E7" w14:textId="0A7CBA4B"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Example: Text</w:t>
            </w:r>
          </w:p>
        </w:tc>
      </w:tr>
      <w:tr w:rsidR="00B052B3" w:rsidRPr="000E7630" w14:paraId="61330140" w14:textId="77777777" w:rsidTr="005A1C26">
        <w:tc>
          <w:tcPr>
            <w:tcW w:w="3207" w:type="dxa"/>
            <w:vMerge w:val="restart"/>
            <w:tcBorders>
              <w:top w:val="single" w:sz="4" w:space="0" w:color="auto"/>
              <w:left w:val="single" w:sz="4" w:space="0" w:color="auto"/>
              <w:right w:val="single" w:sz="4" w:space="0" w:color="auto"/>
            </w:tcBorders>
            <w:tcMar>
              <w:top w:w="80" w:type="nil"/>
              <w:left w:w="80" w:type="nil"/>
              <w:bottom w:w="80" w:type="nil"/>
              <w:right w:w="80" w:type="nil"/>
            </w:tcMar>
          </w:tcPr>
          <w:p w14:paraId="5B09E6C2"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disbursementRequest.disbursementInformation.numberGNNHDTD</w:t>
            </w:r>
          </w:p>
          <w:p w14:paraId="5458AB39" w14:textId="7BFBD180"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color w:val="FF0000"/>
                <w:sz w:val="22"/>
                <w:szCs w:val="22"/>
              </w:rPr>
              <w:t>Phase 1.2</w:t>
            </w:r>
          </w:p>
        </w:tc>
        <w:tc>
          <w:tcPr>
            <w:tcW w:w="3205" w:type="dxa"/>
            <w:vMerge w:val="restart"/>
            <w:tcBorders>
              <w:top w:val="single" w:sz="4" w:space="0" w:color="auto"/>
              <w:left w:val="single" w:sz="4" w:space="0" w:color="auto"/>
              <w:right w:val="single" w:sz="4" w:space="0" w:color="auto"/>
            </w:tcBorders>
            <w:tcMar>
              <w:top w:w="80" w:type="nil"/>
              <w:left w:w="80" w:type="nil"/>
              <w:bottom w:w="80" w:type="nil"/>
              <w:right w:w="80" w:type="nil"/>
            </w:tcMar>
          </w:tcPr>
          <w:p w14:paraId="7A1E5FC1"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String</w:t>
            </w:r>
          </w:p>
          <w:p w14:paraId="679315E1" w14:textId="7A4C5B3B"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Required: Yes</w:t>
            </w:r>
          </w:p>
        </w:tc>
        <w:tc>
          <w:tcPr>
            <w:tcW w:w="3205" w:type="dxa"/>
            <w:tcBorders>
              <w:top w:val="single" w:sz="4" w:space="0" w:color="auto"/>
              <w:left w:val="single" w:sz="4" w:space="0" w:color="auto"/>
              <w:bottom w:val="single" w:sz="4" w:space="0" w:color="auto"/>
              <w:right w:val="single" w:sz="4" w:space="0" w:color="auto"/>
            </w:tcBorders>
          </w:tcPr>
          <w:p w14:paraId="78F4C4E8" w14:textId="6AF7CD20"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GNN/HDTD number</w:t>
            </w:r>
          </w:p>
        </w:tc>
      </w:tr>
      <w:tr w:rsidR="00B052B3" w:rsidRPr="000E7630" w14:paraId="1B9B5782" w14:textId="77777777" w:rsidTr="005A1C26">
        <w:tc>
          <w:tcPr>
            <w:tcW w:w="3207" w:type="dxa"/>
            <w:vMerge/>
            <w:tcBorders>
              <w:left w:val="single" w:sz="4" w:space="0" w:color="auto"/>
              <w:right w:val="single" w:sz="4" w:space="0" w:color="auto"/>
            </w:tcBorders>
            <w:tcMar>
              <w:top w:w="80" w:type="nil"/>
              <w:left w:w="80" w:type="nil"/>
              <w:bottom w:w="80" w:type="nil"/>
              <w:right w:w="80" w:type="nil"/>
            </w:tcMar>
          </w:tcPr>
          <w:p w14:paraId="7CC3CF96"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7EFF9770"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71F33DEB" w14:textId="181A1F58"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Disbursement Request  → Disbursement Information → GNN/HDTD number</w:t>
            </w:r>
          </w:p>
        </w:tc>
      </w:tr>
      <w:tr w:rsidR="00B052B3" w:rsidRPr="000E7630" w14:paraId="367C2078" w14:textId="77777777" w:rsidTr="005A1C26">
        <w:tc>
          <w:tcPr>
            <w:tcW w:w="3207" w:type="dxa"/>
            <w:vMerge/>
            <w:tcBorders>
              <w:left w:val="single" w:sz="4" w:space="0" w:color="auto"/>
              <w:right w:val="single" w:sz="4" w:space="0" w:color="auto"/>
            </w:tcBorders>
            <w:tcMar>
              <w:top w:w="80" w:type="nil"/>
              <w:left w:w="80" w:type="nil"/>
              <w:bottom w:w="80" w:type="nil"/>
              <w:right w:w="80" w:type="nil"/>
            </w:tcMar>
          </w:tcPr>
          <w:p w14:paraId="3178E8E0"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068A9A44"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6609A6F1"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approveParams.disbursementInfo.numberGNNHDTD</w:t>
            </w:r>
          </w:p>
          <w:p w14:paraId="67C2CEF1" w14:textId="648E688A"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or</w:t>
            </w:r>
          </w:p>
          <w:p w14:paraId="0E4CE1B9" w14:textId="64148425"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approveParams.disbursementInfo.numberGNNHDTDInput</w:t>
            </w:r>
          </w:p>
        </w:tc>
      </w:tr>
      <w:tr w:rsidR="00B052B3" w:rsidRPr="000E7630" w14:paraId="5690452E" w14:textId="77777777" w:rsidTr="005A1C26">
        <w:tc>
          <w:tcPr>
            <w:tcW w:w="3207" w:type="dxa"/>
            <w:vMerge/>
            <w:tcBorders>
              <w:left w:val="single" w:sz="4" w:space="0" w:color="auto"/>
              <w:bottom w:val="single" w:sz="4" w:space="0" w:color="auto"/>
              <w:right w:val="single" w:sz="4" w:space="0" w:color="auto"/>
            </w:tcBorders>
            <w:tcMar>
              <w:top w:w="80" w:type="nil"/>
              <w:left w:w="80" w:type="nil"/>
              <w:bottom w:w="80" w:type="nil"/>
              <w:right w:w="80" w:type="nil"/>
            </w:tcMar>
          </w:tcPr>
          <w:p w14:paraId="52F66027"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bottom w:val="single" w:sz="4" w:space="0" w:color="auto"/>
              <w:right w:val="single" w:sz="4" w:space="0" w:color="auto"/>
            </w:tcBorders>
            <w:tcMar>
              <w:top w:w="80" w:type="nil"/>
              <w:left w:w="80" w:type="nil"/>
              <w:bottom w:w="80" w:type="nil"/>
              <w:right w:w="80" w:type="nil"/>
            </w:tcMar>
          </w:tcPr>
          <w:p w14:paraId="50D399B9"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60BD3B13" w14:textId="16F3D0FF"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Example: 01/2025/HDTD/TTKD.OTO.HN.THN</w:t>
            </w:r>
          </w:p>
        </w:tc>
      </w:tr>
      <w:tr w:rsidR="00B052B3" w:rsidRPr="000E7630" w14:paraId="1AFC1D15" w14:textId="77777777" w:rsidTr="005A1C26">
        <w:tc>
          <w:tcPr>
            <w:tcW w:w="3207"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379EB391"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disbursementRequest.disbursementInformation.amount</w:t>
            </w:r>
          </w:p>
          <w:p w14:paraId="77BAEA85" w14:textId="2A96CB0F"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color w:val="FF0000"/>
                <w:sz w:val="22"/>
                <w:szCs w:val="22"/>
              </w:rPr>
              <w:t>Phase 1.2</w:t>
            </w:r>
          </w:p>
        </w:tc>
        <w:tc>
          <w:tcPr>
            <w:tcW w:w="3205"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21F6DBC0" w14:textId="7A25B77D"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Number</w:t>
            </w:r>
          </w:p>
          <w:p w14:paraId="70F4845E" w14:textId="16591531"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Required: Yes</w:t>
            </w:r>
          </w:p>
        </w:tc>
        <w:tc>
          <w:tcPr>
            <w:tcW w:w="3205" w:type="dxa"/>
            <w:tcBorders>
              <w:top w:val="single" w:sz="4" w:space="0" w:color="auto"/>
              <w:left w:val="single" w:sz="4" w:space="0" w:color="auto"/>
              <w:bottom w:val="single" w:sz="4" w:space="0" w:color="auto"/>
              <w:right w:val="single" w:sz="4" w:space="0" w:color="auto"/>
            </w:tcBorders>
          </w:tcPr>
          <w:p w14:paraId="28352C95" w14:textId="0AA8155D"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Amount</w:t>
            </w:r>
          </w:p>
        </w:tc>
      </w:tr>
      <w:tr w:rsidR="00B052B3" w:rsidRPr="000E7630" w14:paraId="617BFBB0" w14:textId="77777777" w:rsidTr="005A1C26">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54F47702"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41867366"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2404A6B4" w14:textId="03BCB8B9"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Disbursement Request  → Disbursement Information → Amount</w:t>
            </w:r>
          </w:p>
        </w:tc>
      </w:tr>
      <w:tr w:rsidR="00B052B3" w:rsidRPr="000E7630" w14:paraId="7C24B0FF" w14:textId="77777777" w:rsidTr="005A1C26">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6C7386E5"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270AF7FA"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6AD8042A" w14:textId="005A1371"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approveParams.disbursementInfo.amount</w:t>
            </w:r>
          </w:p>
        </w:tc>
      </w:tr>
      <w:tr w:rsidR="00B052B3" w:rsidRPr="000E7630" w14:paraId="72B9C443" w14:textId="77777777" w:rsidTr="005A1C26">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26A71CA7"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7402E970"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2EC2656D" w14:textId="7367B903"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Example: 4332344</w:t>
            </w:r>
          </w:p>
        </w:tc>
      </w:tr>
      <w:tr w:rsidR="00B052B3" w:rsidRPr="000E7630" w14:paraId="074C67D9" w14:textId="77777777" w:rsidTr="005A1C26">
        <w:tc>
          <w:tcPr>
            <w:tcW w:w="3207" w:type="dxa"/>
            <w:vMerge w:val="restart"/>
            <w:tcBorders>
              <w:top w:val="single" w:sz="4" w:space="0" w:color="auto"/>
              <w:left w:val="single" w:sz="4" w:space="0" w:color="auto"/>
              <w:right w:val="single" w:sz="4" w:space="0" w:color="auto"/>
            </w:tcBorders>
            <w:tcMar>
              <w:top w:w="80" w:type="nil"/>
              <w:left w:w="80" w:type="nil"/>
              <w:bottom w:w="80" w:type="nil"/>
              <w:right w:w="80" w:type="nil"/>
            </w:tcMar>
          </w:tcPr>
          <w:p w14:paraId="0CFE2C05"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disbursementRequest.disbursementInformation.currency</w:t>
            </w:r>
          </w:p>
          <w:p w14:paraId="5BAB2AFC" w14:textId="2C7FFD3B"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color w:val="FF0000"/>
                <w:sz w:val="22"/>
                <w:szCs w:val="22"/>
              </w:rPr>
              <w:t>Phase 1.2</w:t>
            </w:r>
          </w:p>
        </w:tc>
        <w:tc>
          <w:tcPr>
            <w:tcW w:w="3205" w:type="dxa"/>
            <w:vMerge w:val="restart"/>
            <w:tcBorders>
              <w:top w:val="single" w:sz="4" w:space="0" w:color="auto"/>
              <w:left w:val="single" w:sz="4" w:space="0" w:color="auto"/>
              <w:right w:val="single" w:sz="4" w:space="0" w:color="auto"/>
            </w:tcBorders>
            <w:tcMar>
              <w:top w:w="80" w:type="nil"/>
              <w:left w:w="80" w:type="nil"/>
              <w:bottom w:w="80" w:type="nil"/>
              <w:right w:w="80" w:type="nil"/>
            </w:tcMar>
          </w:tcPr>
          <w:p w14:paraId="4FD24900"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String</w:t>
            </w:r>
          </w:p>
          <w:p w14:paraId="2F66114A" w14:textId="51476402"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Required: Yes</w:t>
            </w:r>
          </w:p>
        </w:tc>
        <w:tc>
          <w:tcPr>
            <w:tcW w:w="3205" w:type="dxa"/>
            <w:tcBorders>
              <w:top w:val="single" w:sz="4" w:space="0" w:color="auto"/>
              <w:left w:val="single" w:sz="4" w:space="0" w:color="auto"/>
              <w:bottom w:val="single" w:sz="4" w:space="0" w:color="auto"/>
              <w:right w:val="single" w:sz="4" w:space="0" w:color="auto"/>
            </w:tcBorders>
          </w:tcPr>
          <w:p w14:paraId="40C95847" w14:textId="5595D2E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Currency</w:t>
            </w:r>
          </w:p>
        </w:tc>
      </w:tr>
      <w:tr w:rsidR="00B052B3" w:rsidRPr="000E7630" w14:paraId="5223BD32" w14:textId="77777777" w:rsidTr="005A1C26">
        <w:tc>
          <w:tcPr>
            <w:tcW w:w="3207" w:type="dxa"/>
            <w:vMerge/>
            <w:tcBorders>
              <w:left w:val="single" w:sz="4" w:space="0" w:color="auto"/>
              <w:right w:val="single" w:sz="4" w:space="0" w:color="auto"/>
            </w:tcBorders>
            <w:tcMar>
              <w:top w:w="80" w:type="nil"/>
              <w:left w:w="80" w:type="nil"/>
              <w:bottom w:w="80" w:type="nil"/>
              <w:right w:w="80" w:type="nil"/>
            </w:tcMar>
          </w:tcPr>
          <w:p w14:paraId="1938B152"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2EF76730"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4AB9BA0F" w14:textId="22DE5A10"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Disbursement Request  → Disbursement Information → Currency</w:t>
            </w:r>
          </w:p>
        </w:tc>
      </w:tr>
      <w:tr w:rsidR="00B052B3" w:rsidRPr="000E7630" w14:paraId="37C6FD4D" w14:textId="77777777" w:rsidTr="005A1C26">
        <w:tc>
          <w:tcPr>
            <w:tcW w:w="3207" w:type="dxa"/>
            <w:vMerge/>
            <w:tcBorders>
              <w:left w:val="single" w:sz="4" w:space="0" w:color="auto"/>
              <w:right w:val="single" w:sz="4" w:space="0" w:color="auto"/>
            </w:tcBorders>
            <w:tcMar>
              <w:top w:w="80" w:type="nil"/>
              <w:left w:w="80" w:type="nil"/>
              <w:bottom w:w="80" w:type="nil"/>
              <w:right w:w="80" w:type="nil"/>
            </w:tcMar>
          </w:tcPr>
          <w:p w14:paraId="401E08A5"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5B3E87D8"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08EE4483" w14:textId="4609BB2F"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approveParams.disbursementInfo.currency</w:t>
            </w:r>
          </w:p>
        </w:tc>
      </w:tr>
      <w:tr w:rsidR="00B052B3" w:rsidRPr="000E7630" w14:paraId="707477A4" w14:textId="77777777" w:rsidTr="005A1C26">
        <w:tc>
          <w:tcPr>
            <w:tcW w:w="3207" w:type="dxa"/>
            <w:vMerge/>
            <w:tcBorders>
              <w:left w:val="single" w:sz="4" w:space="0" w:color="auto"/>
              <w:bottom w:val="single" w:sz="4" w:space="0" w:color="auto"/>
              <w:right w:val="single" w:sz="4" w:space="0" w:color="auto"/>
            </w:tcBorders>
            <w:tcMar>
              <w:top w:w="80" w:type="nil"/>
              <w:left w:w="80" w:type="nil"/>
              <w:bottom w:w="80" w:type="nil"/>
              <w:right w:w="80" w:type="nil"/>
            </w:tcMar>
          </w:tcPr>
          <w:p w14:paraId="67F05726"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bottom w:val="single" w:sz="4" w:space="0" w:color="auto"/>
              <w:right w:val="single" w:sz="4" w:space="0" w:color="auto"/>
            </w:tcBorders>
            <w:tcMar>
              <w:top w:w="80" w:type="nil"/>
              <w:left w:w="80" w:type="nil"/>
              <w:bottom w:w="80" w:type="nil"/>
              <w:right w:w="80" w:type="nil"/>
            </w:tcMar>
          </w:tcPr>
          <w:p w14:paraId="0A4C4764"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2B5B8119" w14:textId="1D238B8C"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Example: “VND”</w:t>
            </w:r>
          </w:p>
        </w:tc>
      </w:tr>
      <w:tr w:rsidR="00B052B3" w:rsidRPr="000E7630" w14:paraId="301C6737" w14:textId="77777777" w:rsidTr="005A1C26">
        <w:tc>
          <w:tcPr>
            <w:tcW w:w="3207" w:type="dxa"/>
            <w:vMerge w:val="restart"/>
            <w:tcBorders>
              <w:left w:val="single" w:sz="4" w:space="0" w:color="auto"/>
              <w:right w:val="single" w:sz="4" w:space="0" w:color="auto"/>
            </w:tcBorders>
            <w:tcMar>
              <w:top w:w="80" w:type="nil"/>
              <w:left w:w="80" w:type="nil"/>
              <w:bottom w:w="80" w:type="nil"/>
              <w:right w:w="80" w:type="nil"/>
            </w:tcMar>
          </w:tcPr>
          <w:p w14:paraId="4962CDA9"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disbursementRequest.disbursementInformation.term</w:t>
            </w:r>
          </w:p>
          <w:p w14:paraId="3F1ECD6F" w14:textId="0F767DC3"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color w:val="FF0000"/>
                <w:sz w:val="22"/>
                <w:szCs w:val="22"/>
              </w:rPr>
              <w:t>Phase 1.2</w:t>
            </w:r>
          </w:p>
        </w:tc>
        <w:tc>
          <w:tcPr>
            <w:tcW w:w="3205" w:type="dxa"/>
            <w:vMerge w:val="restart"/>
            <w:tcBorders>
              <w:left w:val="single" w:sz="4" w:space="0" w:color="auto"/>
              <w:right w:val="single" w:sz="4" w:space="0" w:color="auto"/>
            </w:tcBorders>
            <w:tcMar>
              <w:top w:w="80" w:type="nil"/>
              <w:left w:w="80" w:type="nil"/>
              <w:bottom w:w="80" w:type="nil"/>
              <w:right w:w="80" w:type="nil"/>
            </w:tcMar>
          </w:tcPr>
          <w:p w14:paraId="26CBF8D4"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Number</w:t>
            </w:r>
          </w:p>
          <w:p w14:paraId="11F5FDBF" w14:textId="7A15A88A"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Required: Yes</w:t>
            </w:r>
          </w:p>
        </w:tc>
        <w:tc>
          <w:tcPr>
            <w:tcW w:w="3205" w:type="dxa"/>
            <w:tcBorders>
              <w:top w:val="single" w:sz="4" w:space="0" w:color="auto"/>
              <w:left w:val="single" w:sz="4" w:space="0" w:color="auto"/>
              <w:bottom w:val="single" w:sz="4" w:space="0" w:color="auto"/>
              <w:right w:val="single" w:sz="4" w:space="0" w:color="auto"/>
            </w:tcBorders>
          </w:tcPr>
          <w:p w14:paraId="16AAC38B" w14:textId="0D1B9F69"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Term</w:t>
            </w:r>
          </w:p>
        </w:tc>
      </w:tr>
      <w:tr w:rsidR="00B052B3" w:rsidRPr="000E7630" w14:paraId="1F8D7D3C" w14:textId="77777777" w:rsidTr="005A1C26">
        <w:tc>
          <w:tcPr>
            <w:tcW w:w="3207" w:type="dxa"/>
            <w:vMerge/>
            <w:tcBorders>
              <w:left w:val="single" w:sz="4" w:space="0" w:color="auto"/>
              <w:right w:val="single" w:sz="4" w:space="0" w:color="auto"/>
            </w:tcBorders>
            <w:tcMar>
              <w:top w:w="80" w:type="nil"/>
              <w:left w:w="80" w:type="nil"/>
              <w:bottom w:w="80" w:type="nil"/>
              <w:right w:w="80" w:type="nil"/>
            </w:tcMar>
          </w:tcPr>
          <w:p w14:paraId="4CB079E7"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2941735A"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5E709192" w14:textId="5FFE267A"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Disbursement Request  → Disbursement Information → Term</w:t>
            </w:r>
          </w:p>
        </w:tc>
      </w:tr>
      <w:tr w:rsidR="00B052B3" w:rsidRPr="000E7630" w14:paraId="2D41688E" w14:textId="77777777" w:rsidTr="005A1C26">
        <w:tc>
          <w:tcPr>
            <w:tcW w:w="3207" w:type="dxa"/>
            <w:vMerge/>
            <w:tcBorders>
              <w:left w:val="single" w:sz="4" w:space="0" w:color="auto"/>
              <w:right w:val="single" w:sz="4" w:space="0" w:color="auto"/>
            </w:tcBorders>
            <w:tcMar>
              <w:top w:w="80" w:type="nil"/>
              <w:left w:w="80" w:type="nil"/>
              <w:bottom w:w="80" w:type="nil"/>
              <w:right w:w="80" w:type="nil"/>
            </w:tcMar>
          </w:tcPr>
          <w:p w14:paraId="120A2F8E"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right w:val="single" w:sz="4" w:space="0" w:color="auto"/>
            </w:tcBorders>
            <w:tcMar>
              <w:top w:w="80" w:type="nil"/>
              <w:left w:w="80" w:type="nil"/>
              <w:bottom w:w="80" w:type="nil"/>
              <w:right w:w="80" w:type="nil"/>
            </w:tcMar>
          </w:tcPr>
          <w:p w14:paraId="2BCF1C60"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438054C9" w14:textId="76C8721C"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approveParams.disbursementInfo.term</w:t>
            </w:r>
          </w:p>
        </w:tc>
      </w:tr>
      <w:tr w:rsidR="00B052B3" w:rsidRPr="000E7630" w14:paraId="1143C563" w14:textId="77777777" w:rsidTr="00CA28C3">
        <w:tc>
          <w:tcPr>
            <w:tcW w:w="3207" w:type="dxa"/>
            <w:vMerge/>
            <w:tcBorders>
              <w:left w:val="single" w:sz="4" w:space="0" w:color="auto"/>
              <w:bottom w:val="single" w:sz="4" w:space="0" w:color="auto"/>
              <w:right w:val="single" w:sz="4" w:space="0" w:color="auto"/>
            </w:tcBorders>
            <w:tcMar>
              <w:top w:w="80" w:type="nil"/>
              <w:left w:w="80" w:type="nil"/>
              <w:bottom w:w="80" w:type="nil"/>
              <w:right w:w="80" w:type="nil"/>
            </w:tcMar>
          </w:tcPr>
          <w:p w14:paraId="4154D8A4"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left w:val="single" w:sz="4" w:space="0" w:color="auto"/>
              <w:bottom w:val="single" w:sz="4" w:space="0" w:color="auto"/>
              <w:right w:val="single" w:sz="4" w:space="0" w:color="auto"/>
            </w:tcBorders>
            <w:tcMar>
              <w:top w:w="80" w:type="nil"/>
              <w:left w:w="80" w:type="nil"/>
              <w:bottom w:w="80" w:type="nil"/>
              <w:right w:w="80" w:type="nil"/>
            </w:tcMar>
          </w:tcPr>
          <w:p w14:paraId="6F07E93C"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1D8BA4F3" w14:textId="200C923A"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Example: 16</w:t>
            </w:r>
          </w:p>
        </w:tc>
      </w:tr>
      <w:tr w:rsidR="00B052B3" w:rsidRPr="000E7630" w14:paraId="7BAFEC94" w14:textId="77777777" w:rsidTr="00CA28C3">
        <w:tc>
          <w:tcPr>
            <w:tcW w:w="3207"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7348B5EE"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disbursementRequest.disbursementInformation.detailsLoanInfoPurpose</w:t>
            </w:r>
          </w:p>
          <w:p w14:paraId="6FF828E6" w14:textId="195AEBFF"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color w:val="FF0000"/>
                <w:sz w:val="22"/>
                <w:szCs w:val="22"/>
              </w:rPr>
              <w:t>Phase 1.2</w:t>
            </w:r>
          </w:p>
        </w:tc>
        <w:tc>
          <w:tcPr>
            <w:tcW w:w="3205"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0CF27848"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String</w:t>
            </w:r>
          </w:p>
          <w:p w14:paraId="6E5C5ECF" w14:textId="4CFD2A16"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Required: Yes</w:t>
            </w:r>
          </w:p>
        </w:tc>
        <w:tc>
          <w:tcPr>
            <w:tcW w:w="3205" w:type="dxa"/>
            <w:tcBorders>
              <w:top w:val="single" w:sz="4" w:space="0" w:color="auto"/>
              <w:left w:val="single" w:sz="4" w:space="0" w:color="auto"/>
              <w:bottom w:val="single" w:sz="4" w:space="0" w:color="auto"/>
              <w:right w:val="single" w:sz="4" w:space="0" w:color="auto"/>
            </w:tcBorders>
          </w:tcPr>
          <w:p w14:paraId="68AE2435" w14:textId="3671A1B2"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Details of Loan Purpose</w:t>
            </w:r>
          </w:p>
        </w:tc>
      </w:tr>
      <w:tr w:rsidR="00B052B3" w:rsidRPr="000E7630" w14:paraId="2FD2C9DD" w14:textId="77777777" w:rsidTr="00CA28C3">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2713D61D"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3F09E330"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12505B7F" w14:textId="4C8F3309"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Disbursement Request  → Disbursement Information → Details of Loan Purpose</w:t>
            </w:r>
          </w:p>
        </w:tc>
      </w:tr>
      <w:tr w:rsidR="00B052B3" w:rsidRPr="000E7630" w14:paraId="12C87A56" w14:textId="77777777" w:rsidTr="00CA28C3">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4496FC00"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6F4E683C"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2E01B6A4" w14:textId="2B70380F"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approveParams.disbursementInfo.detailsLoanInfoPurpose</w:t>
            </w:r>
          </w:p>
        </w:tc>
      </w:tr>
      <w:tr w:rsidR="00B052B3" w:rsidRPr="000E7630" w14:paraId="69C65DEC" w14:textId="77777777" w:rsidTr="00CA28C3">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3009F708"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0956B3D1"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5E3D1E75" w14:textId="34B6CB80"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Example: Text</w:t>
            </w:r>
          </w:p>
        </w:tc>
      </w:tr>
      <w:tr w:rsidR="00B052B3" w:rsidRPr="000E7630" w14:paraId="0A0603BD" w14:textId="77777777" w:rsidTr="00CA28C3">
        <w:tc>
          <w:tcPr>
            <w:tcW w:w="3207"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3CAFCDED"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disbursementRequest.disbursementInformation.purposeSBVLoanText</w:t>
            </w:r>
          </w:p>
          <w:p w14:paraId="04626C1D" w14:textId="5D87969E"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color w:val="FF0000"/>
                <w:sz w:val="22"/>
                <w:szCs w:val="22"/>
              </w:rPr>
              <w:t>Phase 1.2</w:t>
            </w:r>
          </w:p>
        </w:tc>
        <w:tc>
          <w:tcPr>
            <w:tcW w:w="3205"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03A933F1"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Type: String</w:t>
            </w:r>
          </w:p>
          <w:p w14:paraId="4EDA4F34" w14:textId="0D3A4AEB"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Required: Yes</w:t>
            </w:r>
          </w:p>
        </w:tc>
        <w:tc>
          <w:tcPr>
            <w:tcW w:w="3205" w:type="dxa"/>
            <w:tcBorders>
              <w:top w:val="single" w:sz="4" w:space="0" w:color="auto"/>
              <w:left w:val="single" w:sz="4" w:space="0" w:color="auto"/>
              <w:bottom w:val="single" w:sz="4" w:space="0" w:color="auto"/>
              <w:right w:val="single" w:sz="4" w:space="0" w:color="auto"/>
            </w:tcBorders>
          </w:tcPr>
          <w:p w14:paraId="281D6059" w14:textId="40B2B201"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ENG: Purpose of SBV loan</w:t>
            </w:r>
          </w:p>
        </w:tc>
      </w:tr>
      <w:tr w:rsidR="00B052B3" w:rsidRPr="000E7630" w14:paraId="2EFD8F5E" w14:textId="77777777" w:rsidTr="00CA28C3">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23CA0F20"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19B31193"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05B5EACE" w14:textId="4CB21A58"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Disbursement Request  → Disbursement Information → Details of Loan Purpose</w:t>
            </w:r>
          </w:p>
        </w:tc>
      </w:tr>
      <w:tr w:rsidR="00B052B3" w:rsidRPr="000E7630" w14:paraId="008F0DA9" w14:textId="77777777" w:rsidTr="00CA28C3">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5071DB45"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3AF5C2E7"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0142F3C9" w14:textId="67A98A7E"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approveParams.disbursementInfo.purposeSBVLoanText</w:t>
            </w:r>
          </w:p>
        </w:tc>
      </w:tr>
      <w:tr w:rsidR="00B052B3" w:rsidRPr="000E7630" w14:paraId="7E119A89" w14:textId="77777777" w:rsidTr="00CA28C3">
        <w:tc>
          <w:tcPr>
            <w:tcW w:w="320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1F4A28D8"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p w14:paraId="7B0D997E" w14:textId="77777777"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205" w:type="dxa"/>
            <w:tcBorders>
              <w:top w:val="single" w:sz="4" w:space="0" w:color="auto"/>
              <w:left w:val="single" w:sz="4" w:space="0" w:color="auto"/>
              <w:bottom w:val="single" w:sz="4" w:space="0" w:color="auto"/>
              <w:right w:val="single" w:sz="4" w:space="0" w:color="auto"/>
            </w:tcBorders>
          </w:tcPr>
          <w:p w14:paraId="53C66B5C" w14:textId="6E32EC85" w:rsidR="00B052B3" w:rsidRPr="000E7630" w:rsidRDefault="00B052B3" w:rsidP="00B05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0E7630">
              <w:rPr>
                <w:rFonts w:ascii="Times New Roman" w:eastAsiaTheme="minorEastAsia" w:hAnsi="Times New Roman"/>
                <w:sz w:val="22"/>
                <w:szCs w:val="22"/>
              </w:rPr>
              <w:t>Example: Text</w:t>
            </w:r>
          </w:p>
        </w:tc>
      </w:tr>
    </w:tbl>
    <w:p w14:paraId="0D6773AF" w14:textId="77777777" w:rsidR="00EC6801" w:rsidRPr="00BB7604" w:rsidRDefault="00EC6801" w:rsidP="0002482E">
      <w:pPr>
        <w:spacing w:after="200" w:line="360" w:lineRule="auto"/>
        <w:jc w:val="both"/>
        <w:rPr>
          <w:rFonts w:ascii="Times New Roman" w:eastAsiaTheme="minorEastAsia" w:hAnsi="Times New Roman"/>
          <w:sz w:val="24"/>
          <w:u w:val="single"/>
        </w:rPr>
      </w:pPr>
    </w:p>
    <w:p w14:paraId="533A08DC" w14:textId="5AC10BA3" w:rsidR="00156CDB" w:rsidRPr="00BB7604" w:rsidRDefault="00D65ECA" w:rsidP="00D65ECA">
      <w:pPr>
        <w:pStyle w:val="Heading4"/>
        <w:spacing w:after="240"/>
        <w:ind w:left="862" w:hanging="862"/>
        <w:rPr>
          <w:rFonts w:ascii="Times New Roman" w:hAnsi="Times New Roman" w:cs="Times New Roman"/>
          <w:color w:val="auto"/>
          <w:sz w:val="24"/>
        </w:rPr>
      </w:pPr>
      <w:r w:rsidRPr="00BB7604">
        <w:rPr>
          <w:rFonts w:ascii="Times New Roman" w:hAnsi="Times New Roman" w:cs="Times New Roman"/>
          <w:color w:val="auto"/>
          <w:sz w:val="24"/>
        </w:rPr>
        <w:lastRenderedPageBreak/>
        <w:t xml:space="preserve">Example 1 - Command </w:t>
      </w:r>
    </w:p>
    <w:tbl>
      <w:tblPr>
        <w:tblStyle w:val="TableGrid"/>
        <w:tblW w:w="0" w:type="auto"/>
        <w:tblLook w:val="04A0" w:firstRow="1" w:lastRow="0" w:firstColumn="1" w:lastColumn="0" w:noHBand="0" w:noVBand="1"/>
      </w:tblPr>
      <w:tblGrid>
        <w:gridCol w:w="9627"/>
      </w:tblGrid>
      <w:tr w:rsidR="000C1E52" w:rsidRPr="00BB7604" w14:paraId="746EF9CE" w14:textId="77777777" w:rsidTr="000C1E52">
        <w:tc>
          <w:tcPr>
            <w:tcW w:w="9627" w:type="dxa"/>
          </w:tcPr>
          <w:p w14:paraId="7D6AEA72" w14:textId="77777777" w:rsidR="000C1E52" w:rsidRPr="00BB7604" w:rsidRDefault="000C1E52" w:rsidP="000C1E52">
            <w:pPr>
              <w:rPr>
                <w:rFonts w:ascii="Times New Roman" w:hAnsi="Times New Roman"/>
              </w:rPr>
            </w:pPr>
            <w:r w:rsidRPr="00BB7604">
              <w:rPr>
                <w:rFonts w:ascii="Times New Roman" w:hAnsi="Times New Roman"/>
              </w:rPr>
              <w:t>HEADERS: {</w:t>
            </w:r>
          </w:p>
          <w:p w14:paraId="09B11718" w14:textId="77777777" w:rsidR="000C1E52" w:rsidRPr="00BB7604" w:rsidRDefault="000C1E52" w:rsidP="000C1E52">
            <w:pPr>
              <w:rPr>
                <w:rFonts w:ascii="Times New Roman" w:hAnsi="Times New Roman"/>
              </w:rPr>
            </w:pPr>
            <w:r w:rsidRPr="00BB7604">
              <w:rPr>
                <w:rFonts w:ascii="Times New Roman" w:hAnsi="Times New Roman"/>
              </w:rPr>
              <w:t xml:space="preserve">  "dqMessageGuid": "8ad22d19-b828-40d7-a378-c54aecd6cbab",</w:t>
            </w:r>
          </w:p>
          <w:p w14:paraId="69CFBAF9" w14:textId="77777777" w:rsidR="000C1E52" w:rsidRPr="00BB7604" w:rsidRDefault="000C1E52" w:rsidP="000C1E52">
            <w:pPr>
              <w:rPr>
                <w:rFonts w:ascii="Times New Roman" w:hAnsi="Times New Roman"/>
              </w:rPr>
            </w:pPr>
            <w:r w:rsidRPr="00BB7604">
              <w:rPr>
                <w:rFonts w:ascii="Times New Roman" w:hAnsi="Times New Roman"/>
              </w:rPr>
              <w:t xml:space="preserve">  "correlationId": "8ad22d19-b828-40d7-a378-c54aecd6cbab",</w:t>
            </w:r>
          </w:p>
          <w:p w14:paraId="6144D8B1" w14:textId="77777777" w:rsidR="000C1E52" w:rsidRPr="00BB7604" w:rsidRDefault="000C1E52" w:rsidP="000C1E52">
            <w:pPr>
              <w:rPr>
                <w:rFonts w:ascii="Times New Roman" w:hAnsi="Times New Roman"/>
              </w:rPr>
            </w:pPr>
            <w:r w:rsidRPr="00BB7604">
              <w:rPr>
                <w:rFonts w:ascii="Times New Roman" w:hAnsi="Times New Roman"/>
              </w:rPr>
              <w:t xml:space="preserve">  "contentType": "application/json",</w:t>
            </w:r>
          </w:p>
          <w:p w14:paraId="2939F045" w14:textId="77777777" w:rsidR="000C1E52" w:rsidRPr="00BB7604" w:rsidRDefault="000C1E52" w:rsidP="000C1E52">
            <w:pPr>
              <w:rPr>
                <w:rFonts w:ascii="Times New Roman" w:hAnsi="Times New Roman"/>
              </w:rPr>
            </w:pPr>
            <w:r w:rsidRPr="00BB7604">
              <w:rPr>
                <w:rFonts w:ascii="Times New Roman" w:hAnsi="Times New Roman"/>
              </w:rPr>
              <w:t xml:space="preserve">  "producer": "qlaintbpm",</w:t>
            </w:r>
          </w:p>
          <w:p w14:paraId="2EC3451C" w14:textId="46682EA4" w:rsidR="000C1E52" w:rsidRPr="00BB7604" w:rsidRDefault="000C1E52" w:rsidP="000C1E52">
            <w:pPr>
              <w:rPr>
                <w:rFonts w:ascii="Times New Roman" w:hAnsi="Times New Roman"/>
              </w:rPr>
            </w:pPr>
            <w:r w:rsidRPr="00BB7604">
              <w:rPr>
                <w:rFonts w:ascii="Times New Roman" w:hAnsi="Times New Roman"/>
              </w:rPr>
              <w:t xml:space="preserve">  "sender": "</w:t>
            </w:r>
            <w:r w:rsidR="00402F87" w:rsidRPr="00BB7604">
              <w:rPr>
                <w:rFonts w:ascii="Times New Roman" w:hAnsi="Times New Roman"/>
              </w:rPr>
              <w:t>disbursementRequest</w:t>
            </w:r>
            <w:r w:rsidRPr="00BB7604">
              <w:rPr>
                <w:rFonts w:ascii="Times New Roman" w:hAnsi="Times New Roman"/>
              </w:rPr>
              <w:t>",</w:t>
            </w:r>
          </w:p>
          <w:p w14:paraId="143F05F0" w14:textId="77777777" w:rsidR="000C1E52" w:rsidRPr="00BB7604" w:rsidRDefault="000C1E52" w:rsidP="000C1E52">
            <w:pPr>
              <w:rPr>
                <w:rFonts w:ascii="Times New Roman" w:hAnsi="Times New Roman"/>
              </w:rPr>
            </w:pPr>
            <w:r w:rsidRPr="00BB7604">
              <w:rPr>
                <w:rFonts w:ascii="Times New Roman" w:hAnsi="Times New Roman"/>
              </w:rPr>
              <w:t xml:space="preserve">  "spring_json_header_types": "{\"dqMessageGuid\":\"java.lang.String\",\"correlationId\":\"java.lang.String\",\"contentType\":\"java.lang.String\",\"producer\":\"java.lang.String\",\"sender\":\"java.lang.String\"}"</w:t>
            </w:r>
          </w:p>
          <w:p w14:paraId="284183EE" w14:textId="50D37598" w:rsidR="000C1E52" w:rsidRPr="00BB7604" w:rsidRDefault="000C1E52" w:rsidP="000C1E52">
            <w:pPr>
              <w:rPr>
                <w:rFonts w:ascii="Times New Roman" w:hAnsi="Times New Roman"/>
              </w:rPr>
            </w:pPr>
            <w:r w:rsidRPr="00BB7604">
              <w:rPr>
                <w:rFonts w:ascii="Times New Roman" w:hAnsi="Times New Roman"/>
              </w:rPr>
              <w:t>}</w:t>
            </w:r>
          </w:p>
        </w:tc>
      </w:tr>
    </w:tbl>
    <w:p w14:paraId="3AE8447B" w14:textId="72A5354E" w:rsidR="000C1E52" w:rsidRPr="00BB7604" w:rsidRDefault="000C1E52" w:rsidP="000C1E52">
      <w:pPr>
        <w:rPr>
          <w:rFonts w:ascii="Times New Roman" w:hAnsi="Times New Roman"/>
        </w:rPr>
      </w:pPr>
    </w:p>
    <w:tbl>
      <w:tblPr>
        <w:tblStyle w:val="TableGrid"/>
        <w:tblW w:w="0" w:type="auto"/>
        <w:tblLook w:val="04A0" w:firstRow="1" w:lastRow="0" w:firstColumn="1" w:lastColumn="0" w:noHBand="0" w:noVBand="1"/>
      </w:tblPr>
      <w:tblGrid>
        <w:gridCol w:w="9627"/>
      </w:tblGrid>
      <w:tr w:rsidR="005D3807" w:rsidRPr="00BB7604" w14:paraId="5CB03CFF" w14:textId="77777777" w:rsidTr="005D3807">
        <w:tc>
          <w:tcPr>
            <w:tcW w:w="9627" w:type="dxa"/>
          </w:tcPr>
          <w:p w14:paraId="5E6C8897" w14:textId="77777777" w:rsidR="003B7F9F" w:rsidRPr="003B7F9F" w:rsidRDefault="003B7F9F" w:rsidP="003B7F9F">
            <w:pPr>
              <w:rPr>
                <w:rFonts w:ascii="Times New Roman" w:hAnsi="Times New Roman"/>
              </w:rPr>
            </w:pPr>
            <w:r w:rsidRPr="003B7F9F">
              <w:rPr>
                <w:rFonts w:ascii="Times New Roman" w:hAnsi="Times New Roman"/>
              </w:rPr>
              <w:t>{</w:t>
            </w:r>
          </w:p>
          <w:p w14:paraId="04C0E35F" w14:textId="77777777" w:rsidR="003B7F9F" w:rsidRPr="003B7F9F" w:rsidRDefault="003B7F9F" w:rsidP="003B7F9F">
            <w:pPr>
              <w:rPr>
                <w:rFonts w:ascii="Times New Roman" w:hAnsi="Times New Roman"/>
              </w:rPr>
            </w:pPr>
            <w:r w:rsidRPr="003B7F9F">
              <w:rPr>
                <w:rFonts w:ascii="Times New Roman" w:hAnsi="Times New Roman"/>
              </w:rPr>
              <w:t xml:space="preserve">  "applicationType": "New",</w:t>
            </w:r>
          </w:p>
          <w:p w14:paraId="76DF772B" w14:textId="77777777" w:rsidR="003B7F9F" w:rsidRPr="003B7F9F" w:rsidRDefault="003B7F9F" w:rsidP="003B7F9F">
            <w:pPr>
              <w:rPr>
                <w:rFonts w:ascii="Times New Roman" w:hAnsi="Times New Roman"/>
              </w:rPr>
            </w:pPr>
            <w:r w:rsidRPr="003B7F9F">
              <w:rPr>
                <w:rFonts w:ascii="Times New Roman" w:hAnsi="Times New Roman"/>
              </w:rPr>
              <w:t xml:space="preserve">  "appNumber": "3001340",</w:t>
            </w:r>
          </w:p>
          <w:p w14:paraId="75EBADA5" w14:textId="77777777" w:rsidR="003B7F9F" w:rsidRPr="003B7F9F" w:rsidRDefault="003B7F9F" w:rsidP="003B7F9F">
            <w:pPr>
              <w:rPr>
                <w:rFonts w:ascii="Times New Roman" w:hAnsi="Times New Roman"/>
              </w:rPr>
            </w:pPr>
            <w:r w:rsidRPr="003B7F9F">
              <w:rPr>
                <w:rFonts w:ascii="Times New Roman" w:hAnsi="Times New Roman"/>
              </w:rPr>
              <w:t xml:space="preserve">  "leadId": 4913378,</w:t>
            </w:r>
          </w:p>
          <w:p w14:paraId="6D718B0D" w14:textId="77777777" w:rsidR="003B7F9F" w:rsidRPr="003B7F9F" w:rsidRDefault="003B7F9F" w:rsidP="003B7F9F">
            <w:pPr>
              <w:rPr>
                <w:rFonts w:ascii="Times New Roman" w:hAnsi="Times New Roman"/>
              </w:rPr>
            </w:pPr>
            <w:r w:rsidRPr="003B7F9F">
              <w:rPr>
                <w:rFonts w:ascii="Times New Roman" w:hAnsi="Times New Roman"/>
              </w:rPr>
              <w:t xml:space="preserve">  "stateSysName": "preliminaryApplication",</w:t>
            </w:r>
          </w:p>
          <w:p w14:paraId="37F05228" w14:textId="77777777" w:rsidR="003B7F9F" w:rsidRPr="003B7F9F" w:rsidRDefault="003B7F9F" w:rsidP="003B7F9F">
            <w:pPr>
              <w:rPr>
                <w:rFonts w:ascii="Times New Roman" w:hAnsi="Times New Roman"/>
              </w:rPr>
            </w:pPr>
            <w:r w:rsidRPr="003B7F9F">
              <w:rPr>
                <w:rFonts w:ascii="Times New Roman" w:hAnsi="Times New Roman"/>
              </w:rPr>
              <w:t xml:space="preserve">  "state": "Loan Proposal",</w:t>
            </w:r>
          </w:p>
          <w:p w14:paraId="198C99AE" w14:textId="77777777" w:rsidR="003B7F9F" w:rsidRPr="003B7F9F" w:rsidRDefault="003B7F9F" w:rsidP="003B7F9F">
            <w:pPr>
              <w:rPr>
                <w:rFonts w:ascii="Times New Roman" w:hAnsi="Times New Roman"/>
              </w:rPr>
            </w:pPr>
            <w:r w:rsidRPr="003B7F9F">
              <w:rPr>
                <w:rFonts w:ascii="Times New Roman" w:hAnsi="Times New Roman"/>
              </w:rPr>
              <w:t xml:space="preserve">  "statusSysName": "dataInputControl",</w:t>
            </w:r>
          </w:p>
          <w:p w14:paraId="41F07730" w14:textId="77777777" w:rsidR="003B7F9F" w:rsidRPr="003B7F9F" w:rsidRDefault="003B7F9F" w:rsidP="003B7F9F">
            <w:pPr>
              <w:rPr>
                <w:rFonts w:ascii="Times New Roman" w:hAnsi="Times New Roman"/>
              </w:rPr>
            </w:pPr>
            <w:r w:rsidRPr="003B7F9F">
              <w:rPr>
                <w:rFonts w:ascii="Times New Roman" w:hAnsi="Times New Roman"/>
              </w:rPr>
              <w:t xml:space="preserve">  "status": "Loan Proposal",</w:t>
            </w:r>
          </w:p>
          <w:p w14:paraId="41193126" w14:textId="77777777" w:rsidR="003B7F9F" w:rsidRPr="003B7F9F" w:rsidRDefault="003B7F9F" w:rsidP="003B7F9F">
            <w:pPr>
              <w:rPr>
                <w:rFonts w:ascii="Times New Roman" w:hAnsi="Times New Roman"/>
              </w:rPr>
            </w:pPr>
            <w:r w:rsidRPr="003B7F9F">
              <w:rPr>
                <w:rFonts w:ascii="Times New Roman" w:hAnsi="Times New Roman"/>
              </w:rPr>
              <w:t xml:space="preserve">  "branchCode": "000",</w:t>
            </w:r>
          </w:p>
          <w:p w14:paraId="7E7F47EE" w14:textId="77777777" w:rsidR="003B7F9F" w:rsidRPr="003B7F9F" w:rsidRDefault="003B7F9F" w:rsidP="003B7F9F">
            <w:pPr>
              <w:rPr>
                <w:rFonts w:ascii="Times New Roman" w:hAnsi="Times New Roman"/>
              </w:rPr>
            </w:pPr>
            <w:r w:rsidRPr="003B7F9F">
              <w:rPr>
                <w:rFonts w:ascii="Times New Roman" w:hAnsi="Times New Roman"/>
              </w:rPr>
              <w:t xml:space="preserve">  "createdByName": "Mikhail Sakovich",</w:t>
            </w:r>
          </w:p>
          <w:p w14:paraId="73F78073" w14:textId="77777777" w:rsidR="003B7F9F" w:rsidRPr="003B7F9F" w:rsidRDefault="003B7F9F" w:rsidP="003B7F9F">
            <w:pPr>
              <w:rPr>
                <w:rFonts w:ascii="Times New Roman" w:hAnsi="Times New Roman"/>
              </w:rPr>
            </w:pPr>
            <w:r w:rsidRPr="003B7F9F">
              <w:rPr>
                <w:rFonts w:ascii="Times New Roman" w:hAnsi="Times New Roman"/>
              </w:rPr>
              <w:t xml:space="preserve">  "createdByNameLogin": "AnhNV1",</w:t>
            </w:r>
          </w:p>
          <w:p w14:paraId="7907B9E1" w14:textId="77777777" w:rsidR="003B7F9F" w:rsidRPr="003B7F9F" w:rsidRDefault="003B7F9F" w:rsidP="003B7F9F">
            <w:pPr>
              <w:rPr>
                <w:rFonts w:ascii="Times New Roman" w:hAnsi="Times New Roman"/>
              </w:rPr>
            </w:pPr>
            <w:r w:rsidRPr="003B7F9F">
              <w:rPr>
                <w:rFonts w:ascii="Times New Roman" w:hAnsi="Times New Roman"/>
              </w:rPr>
              <w:t xml:space="preserve">  "creationDate": "2026-09-30T11:32:19.252Z",</w:t>
            </w:r>
          </w:p>
          <w:p w14:paraId="3872E18D" w14:textId="77777777" w:rsidR="003B7F9F" w:rsidRPr="003B7F9F" w:rsidRDefault="003B7F9F" w:rsidP="003B7F9F">
            <w:pPr>
              <w:rPr>
                <w:rFonts w:ascii="Times New Roman" w:hAnsi="Times New Roman"/>
              </w:rPr>
            </w:pPr>
            <w:r w:rsidRPr="003B7F9F">
              <w:rPr>
                <w:rFonts w:ascii="Times New Roman" w:hAnsi="Times New Roman"/>
              </w:rPr>
              <w:t xml:space="preserve">  "customerSegment": "SEG1",</w:t>
            </w:r>
          </w:p>
          <w:p w14:paraId="2A43BEF5" w14:textId="77777777" w:rsidR="003B7F9F" w:rsidRPr="003B7F9F" w:rsidRDefault="003B7F9F" w:rsidP="003B7F9F">
            <w:pPr>
              <w:rPr>
                <w:rFonts w:ascii="Times New Roman" w:hAnsi="Times New Roman"/>
              </w:rPr>
            </w:pPr>
            <w:r w:rsidRPr="003B7F9F">
              <w:rPr>
                <w:rFonts w:ascii="Times New Roman" w:hAnsi="Times New Roman"/>
              </w:rPr>
              <w:t xml:space="preserve">  "customerSegmentText": "Individual",</w:t>
            </w:r>
          </w:p>
          <w:p w14:paraId="04018397" w14:textId="77777777" w:rsidR="003B7F9F" w:rsidRPr="003B7F9F" w:rsidRDefault="003B7F9F" w:rsidP="003B7F9F">
            <w:pPr>
              <w:rPr>
                <w:rFonts w:ascii="Times New Roman" w:hAnsi="Times New Roman"/>
              </w:rPr>
            </w:pPr>
            <w:r w:rsidRPr="003B7F9F">
              <w:rPr>
                <w:rFonts w:ascii="Times New Roman" w:hAnsi="Times New Roman"/>
              </w:rPr>
              <w:t xml:space="preserve">  "scoreType": "xhtdHkd",</w:t>
            </w:r>
          </w:p>
          <w:p w14:paraId="4921EF61" w14:textId="77777777" w:rsidR="003B7F9F" w:rsidRPr="003B7F9F" w:rsidRDefault="003B7F9F" w:rsidP="003B7F9F">
            <w:pPr>
              <w:rPr>
                <w:rFonts w:ascii="Times New Roman" w:hAnsi="Times New Roman"/>
              </w:rPr>
            </w:pPr>
            <w:r w:rsidRPr="003B7F9F">
              <w:rPr>
                <w:rFonts w:ascii="Times New Roman" w:hAnsi="Times New Roman"/>
              </w:rPr>
              <w:t xml:space="preserve">  "originalAppID": "234234432",</w:t>
            </w:r>
          </w:p>
          <w:p w14:paraId="35E92691" w14:textId="77777777" w:rsidR="003B7F9F" w:rsidRPr="003B7F9F" w:rsidRDefault="003B7F9F" w:rsidP="003B7F9F">
            <w:pPr>
              <w:rPr>
                <w:rFonts w:ascii="Times New Roman" w:hAnsi="Times New Roman"/>
              </w:rPr>
            </w:pPr>
            <w:r w:rsidRPr="003B7F9F">
              <w:rPr>
                <w:rFonts w:ascii="Times New Roman" w:hAnsi="Times New Roman"/>
              </w:rPr>
              <w:t xml:space="preserve">  "partnershipDetailsCode": "1024",</w:t>
            </w:r>
          </w:p>
          <w:p w14:paraId="4C7969B5" w14:textId="77777777" w:rsidR="003B7F9F" w:rsidRPr="003B7F9F" w:rsidRDefault="003B7F9F" w:rsidP="003B7F9F">
            <w:pPr>
              <w:rPr>
                <w:rFonts w:ascii="Times New Roman" w:hAnsi="Times New Roman"/>
              </w:rPr>
            </w:pPr>
            <w:r w:rsidRPr="003B7F9F">
              <w:rPr>
                <w:rFonts w:ascii="Times New Roman" w:hAnsi="Times New Roman"/>
              </w:rPr>
              <w:t xml:space="preserve">  "agentText": "BIỆN HỮU BÁO",</w:t>
            </w:r>
          </w:p>
          <w:p w14:paraId="68D92735" w14:textId="77777777" w:rsidR="003B7F9F" w:rsidRPr="003B7F9F" w:rsidRDefault="003B7F9F" w:rsidP="003B7F9F">
            <w:pPr>
              <w:rPr>
                <w:rFonts w:ascii="Times New Roman" w:hAnsi="Times New Roman"/>
              </w:rPr>
            </w:pPr>
            <w:r w:rsidRPr="003B7F9F">
              <w:rPr>
                <w:rFonts w:ascii="Times New Roman" w:hAnsi="Times New Roman"/>
              </w:rPr>
              <w:t xml:space="preserve">  "agentCode": "06246051",</w:t>
            </w:r>
          </w:p>
          <w:p w14:paraId="6DC21004" w14:textId="77777777" w:rsidR="003B7F9F" w:rsidRPr="003B7F9F" w:rsidRDefault="003B7F9F" w:rsidP="003B7F9F">
            <w:pPr>
              <w:rPr>
                <w:rFonts w:ascii="Times New Roman" w:hAnsi="Times New Roman"/>
              </w:rPr>
            </w:pPr>
            <w:r w:rsidRPr="003B7F9F">
              <w:rPr>
                <w:rFonts w:ascii="Times New Roman" w:hAnsi="Times New Roman"/>
              </w:rPr>
              <w:t xml:space="preserve">  "sellerCode": "1212",</w:t>
            </w:r>
          </w:p>
          <w:p w14:paraId="48ED5BA5" w14:textId="77777777" w:rsidR="003B7F9F" w:rsidRPr="003B7F9F" w:rsidRDefault="003B7F9F" w:rsidP="003B7F9F">
            <w:pPr>
              <w:rPr>
                <w:rFonts w:ascii="Times New Roman" w:hAnsi="Times New Roman"/>
              </w:rPr>
            </w:pPr>
            <w:r w:rsidRPr="003B7F9F">
              <w:rPr>
                <w:rFonts w:ascii="Times New Roman" w:hAnsi="Times New Roman"/>
              </w:rPr>
              <w:t xml:space="preserve">  "sellerName": "RESHETNIKOVA OLGA",</w:t>
            </w:r>
          </w:p>
          <w:p w14:paraId="54E19BE3" w14:textId="77777777" w:rsidR="003B7F9F" w:rsidRPr="003B7F9F" w:rsidRDefault="003B7F9F" w:rsidP="003B7F9F">
            <w:pPr>
              <w:rPr>
                <w:rFonts w:ascii="Times New Roman" w:hAnsi="Times New Roman"/>
              </w:rPr>
            </w:pPr>
            <w:r w:rsidRPr="003B7F9F">
              <w:rPr>
                <w:rFonts w:ascii="Times New Roman" w:hAnsi="Times New Roman"/>
              </w:rPr>
              <w:t xml:space="preserve">  "controlLevel": "Level3Teamleader",</w:t>
            </w:r>
          </w:p>
          <w:p w14:paraId="6E263039" w14:textId="77777777" w:rsidR="003B7F9F" w:rsidRPr="003B7F9F" w:rsidRDefault="003B7F9F" w:rsidP="003B7F9F">
            <w:pPr>
              <w:rPr>
                <w:rFonts w:ascii="Times New Roman" w:hAnsi="Times New Roman"/>
              </w:rPr>
            </w:pPr>
            <w:r w:rsidRPr="003B7F9F">
              <w:rPr>
                <w:rFonts w:ascii="Times New Roman" w:hAnsi="Times New Roman"/>
              </w:rPr>
              <w:t xml:space="preserve">  "controlLevelText": "Level 3 – Teamleader",</w:t>
            </w:r>
          </w:p>
          <w:p w14:paraId="4A14F5F7" w14:textId="77777777" w:rsidR="003B7F9F" w:rsidRPr="003B7F9F" w:rsidRDefault="003B7F9F" w:rsidP="003B7F9F">
            <w:pPr>
              <w:rPr>
                <w:rFonts w:ascii="Times New Roman" w:hAnsi="Times New Roman"/>
              </w:rPr>
            </w:pPr>
            <w:r w:rsidRPr="003B7F9F">
              <w:rPr>
                <w:rFonts w:ascii="Times New Roman" w:hAnsi="Times New Roman"/>
              </w:rPr>
              <w:t xml:space="preserve">  "fileControlFlow": "BU",</w:t>
            </w:r>
          </w:p>
          <w:p w14:paraId="212CD6EE" w14:textId="77777777" w:rsidR="003B7F9F" w:rsidRPr="003B7F9F" w:rsidRDefault="003B7F9F" w:rsidP="003B7F9F">
            <w:pPr>
              <w:rPr>
                <w:rFonts w:ascii="Times New Roman" w:hAnsi="Times New Roman"/>
              </w:rPr>
            </w:pPr>
            <w:r w:rsidRPr="003B7F9F">
              <w:rPr>
                <w:rFonts w:ascii="Times New Roman" w:hAnsi="Times New Roman"/>
              </w:rPr>
              <w:t xml:space="preserve">  "branchManagerUser": "Mikhail Sakovich",</w:t>
            </w:r>
          </w:p>
          <w:p w14:paraId="503E25E7" w14:textId="77777777" w:rsidR="003B7F9F" w:rsidRPr="003B7F9F" w:rsidRDefault="003B7F9F" w:rsidP="003B7F9F">
            <w:pPr>
              <w:rPr>
                <w:rFonts w:ascii="Times New Roman" w:hAnsi="Times New Roman"/>
              </w:rPr>
            </w:pPr>
            <w:r w:rsidRPr="003B7F9F">
              <w:rPr>
                <w:rFonts w:ascii="Times New Roman" w:hAnsi="Times New Roman"/>
              </w:rPr>
              <w:t xml:space="preserve">  "supervisoryEmployeeLogin": "AnhNV1",</w:t>
            </w:r>
          </w:p>
          <w:p w14:paraId="7B40E6A8" w14:textId="77777777" w:rsidR="003B7F9F" w:rsidRPr="003B7F9F" w:rsidRDefault="003B7F9F" w:rsidP="003B7F9F">
            <w:pPr>
              <w:rPr>
                <w:rFonts w:ascii="Times New Roman" w:hAnsi="Times New Roman"/>
              </w:rPr>
            </w:pPr>
            <w:r w:rsidRPr="003B7F9F">
              <w:rPr>
                <w:rFonts w:ascii="Times New Roman" w:hAnsi="Times New Roman"/>
              </w:rPr>
              <w:t xml:space="preserve">  "exceptionConditions": [</w:t>
            </w:r>
          </w:p>
          <w:p w14:paraId="03DDAFC6"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6AACF267" w14:textId="77777777" w:rsidR="003B7F9F" w:rsidRPr="003B7F9F" w:rsidRDefault="003B7F9F" w:rsidP="003B7F9F">
            <w:pPr>
              <w:rPr>
                <w:rFonts w:ascii="Times New Roman" w:hAnsi="Times New Roman"/>
              </w:rPr>
            </w:pPr>
            <w:r w:rsidRPr="003B7F9F">
              <w:rPr>
                <w:rFonts w:ascii="Times New Roman" w:hAnsi="Times New Roman"/>
              </w:rPr>
              <w:t xml:space="preserve">      "reasonException": "EXP1_EXCEPTION STANDARD CREDIT RATING",</w:t>
            </w:r>
          </w:p>
          <w:p w14:paraId="07DC5175" w14:textId="77777777" w:rsidR="003B7F9F" w:rsidRPr="003B7F9F" w:rsidRDefault="003B7F9F" w:rsidP="003B7F9F">
            <w:pPr>
              <w:rPr>
                <w:rFonts w:ascii="Times New Roman" w:hAnsi="Times New Roman"/>
              </w:rPr>
            </w:pPr>
            <w:r w:rsidRPr="003B7F9F">
              <w:rPr>
                <w:rFonts w:ascii="Times New Roman" w:hAnsi="Times New Roman"/>
              </w:rPr>
              <w:t xml:space="preserve">      "reasonExceptionText": "Customer's credit history exceptions at credit institutions",</w:t>
            </w:r>
          </w:p>
          <w:p w14:paraId="2A2DA888" w14:textId="77777777" w:rsidR="003B7F9F" w:rsidRPr="003B7F9F" w:rsidRDefault="003B7F9F" w:rsidP="003B7F9F">
            <w:pPr>
              <w:rPr>
                <w:rFonts w:ascii="Times New Roman" w:hAnsi="Times New Roman"/>
              </w:rPr>
            </w:pPr>
            <w:r w:rsidRPr="003B7F9F">
              <w:rPr>
                <w:rFonts w:ascii="Times New Roman" w:hAnsi="Times New Roman"/>
              </w:rPr>
              <w:lastRenderedPageBreak/>
              <w:t xml:space="preserve">      "exceptionConditions": "text"</w:t>
            </w:r>
          </w:p>
          <w:p w14:paraId="34A737A2"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0E0E0D9C"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4C2CBF49" w14:textId="77777777" w:rsidR="003B7F9F" w:rsidRPr="003B7F9F" w:rsidRDefault="003B7F9F" w:rsidP="003B7F9F">
            <w:pPr>
              <w:rPr>
                <w:rFonts w:ascii="Times New Roman" w:hAnsi="Times New Roman"/>
              </w:rPr>
            </w:pPr>
            <w:r w:rsidRPr="003B7F9F">
              <w:rPr>
                <w:rFonts w:ascii="Times New Roman" w:hAnsi="Times New Roman"/>
              </w:rPr>
              <w:t xml:space="preserve">  "participants": [</w:t>
            </w:r>
          </w:p>
          <w:p w14:paraId="6BB33466"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54EE27F0" w14:textId="77777777" w:rsidR="003B7F9F" w:rsidRPr="003B7F9F" w:rsidRDefault="003B7F9F" w:rsidP="003B7F9F">
            <w:pPr>
              <w:rPr>
                <w:rFonts w:ascii="Times New Roman" w:hAnsi="Times New Roman"/>
              </w:rPr>
            </w:pPr>
            <w:r w:rsidRPr="003B7F9F">
              <w:rPr>
                <w:rFonts w:ascii="Times New Roman" w:hAnsi="Times New Roman"/>
              </w:rPr>
              <w:t xml:space="preserve">      "role": "borrower",</w:t>
            </w:r>
          </w:p>
          <w:p w14:paraId="4F7EF7D4" w14:textId="77777777" w:rsidR="003B7F9F" w:rsidRPr="003B7F9F" w:rsidRDefault="003B7F9F" w:rsidP="003B7F9F">
            <w:pPr>
              <w:rPr>
                <w:rFonts w:ascii="Times New Roman" w:hAnsi="Times New Roman"/>
              </w:rPr>
            </w:pPr>
            <w:r w:rsidRPr="003B7F9F">
              <w:rPr>
                <w:rFonts w:ascii="Times New Roman" w:hAnsi="Times New Roman"/>
              </w:rPr>
              <w:t xml:space="preserve">      "relationship": "",</w:t>
            </w:r>
          </w:p>
          <w:p w14:paraId="54F67175" w14:textId="77777777" w:rsidR="003B7F9F" w:rsidRPr="003B7F9F" w:rsidRDefault="003B7F9F" w:rsidP="003B7F9F">
            <w:pPr>
              <w:rPr>
                <w:rFonts w:ascii="Times New Roman" w:hAnsi="Times New Roman"/>
              </w:rPr>
            </w:pPr>
            <w:r w:rsidRPr="003B7F9F">
              <w:rPr>
                <w:rFonts w:ascii="Times New Roman" w:hAnsi="Times New Roman"/>
              </w:rPr>
              <w:t xml:space="preserve">      "fullName": "FULL NAME 14877258",</w:t>
            </w:r>
          </w:p>
          <w:p w14:paraId="0D6B6F7F" w14:textId="77777777" w:rsidR="003B7F9F" w:rsidRPr="003B7F9F" w:rsidRDefault="003B7F9F" w:rsidP="003B7F9F">
            <w:pPr>
              <w:rPr>
                <w:rFonts w:ascii="Times New Roman" w:hAnsi="Times New Roman"/>
              </w:rPr>
            </w:pPr>
            <w:r w:rsidRPr="003B7F9F">
              <w:rPr>
                <w:rFonts w:ascii="Times New Roman" w:hAnsi="Times New Roman"/>
              </w:rPr>
              <w:t xml:space="preserve">      "birthDate": "2001-11-13T00:00:00.000Z",</w:t>
            </w:r>
          </w:p>
          <w:p w14:paraId="6DA11461" w14:textId="77777777" w:rsidR="003B7F9F" w:rsidRPr="003B7F9F" w:rsidRDefault="003B7F9F" w:rsidP="003B7F9F">
            <w:pPr>
              <w:rPr>
                <w:rFonts w:ascii="Times New Roman" w:hAnsi="Times New Roman"/>
              </w:rPr>
            </w:pPr>
            <w:r w:rsidRPr="003B7F9F">
              <w:rPr>
                <w:rFonts w:ascii="Times New Roman" w:hAnsi="Times New Roman"/>
              </w:rPr>
              <w:t xml:space="preserve">      "gender": "female",</w:t>
            </w:r>
          </w:p>
          <w:p w14:paraId="5797C4BF" w14:textId="77777777" w:rsidR="003B7F9F" w:rsidRPr="003B7F9F" w:rsidRDefault="003B7F9F" w:rsidP="003B7F9F">
            <w:pPr>
              <w:rPr>
                <w:rFonts w:ascii="Times New Roman" w:hAnsi="Times New Roman"/>
              </w:rPr>
            </w:pPr>
            <w:r w:rsidRPr="003B7F9F">
              <w:rPr>
                <w:rFonts w:ascii="Times New Roman" w:hAnsi="Times New Roman"/>
              </w:rPr>
              <w:t xml:space="preserve">      "documents": [</w:t>
            </w:r>
          </w:p>
          <w:p w14:paraId="7463C8CC"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331B2C27" w14:textId="77777777" w:rsidR="003B7F9F" w:rsidRPr="003B7F9F" w:rsidRDefault="003B7F9F" w:rsidP="003B7F9F">
            <w:pPr>
              <w:rPr>
                <w:rFonts w:ascii="Times New Roman" w:hAnsi="Times New Roman"/>
              </w:rPr>
            </w:pPr>
            <w:r w:rsidRPr="003B7F9F">
              <w:rPr>
                <w:rFonts w:ascii="Times New Roman" w:hAnsi="Times New Roman"/>
              </w:rPr>
              <w:t xml:space="preserve">          "documentType": "nationalID",</w:t>
            </w:r>
          </w:p>
          <w:p w14:paraId="34799954" w14:textId="77777777" w:rsidR="003B7F9F" w:rsidRPr="003B7F9F" w:rsidRDefault="003B7F9F" w:rsidP="003B7F9F">
            <w:pPr>
              <w:rPr>
                <w:rFonts w:ascii="Times New Roman" w:hAnsi="Times New Roman"/>
              </w:rPr>
            </w:pPr>
            <w:r w:rsidRPr="003B7F9F">
              <w:rPr>
                <w:rFonts w:ascii="Times New Roman" w:hAnsi="Times New Roman"/>
              </w:rPr>
              <w:t xml:space="preserve">          "isMain": true,</w:t>
            </w:r>
          </w:p>
          <w:p w14:paraId="37FBF818" w14:textId="77777777" w:rsidR="003B7F9F" w:rsidRPr="003B7F9F" w:rsidRDefault="003B7F9F" w:rsidP="003B7F9F">
            <w:pPr>
              <w:rPr>
                <w:rFonts w:ascii="Times New Roman" w:hAnsi="Times New Roman"/>
              </w:rPr>
            </w:pPr>
            <w:r w:rsidRPr="003B7F9F">
              <w:rPr>
                <w:rFonts w:ascii="Times New Roman" w:hAnsi="Times New Roman"/>
              </w:rPr>
              <w:t xml:space="preserve">          "documentNumber": "148772583",</w:t>
            </w:r>
          </w:p>
          <w:p w14:paraId="58697C9F" w14:textId="77777777" w:rsidR="003B7F9F" w:rsidRPr="003B7F9F" w:rsidRDefault="003B7F9F" w:rsidP="003B7F9F">
            <w:pPr>
              <w:rPr>
                <w:rFonts w:ascii="Times New Roman" w:hAnsi="Times New Roman"/>
              </w:rPr>
            </w:pPr>
            <w:r w:rsidRPr="003B7F9F">
              <w:rPr>
                <w:rFonts w:ascii="Times New Roman" w:hAnsi="Times New Roman"/>
              </w:rPr>
              <w:t xml:space="preserve">          "dateIssued": "2026-09-07T21:00:00.000Z",</w:t>
            </w:r>
          </w:p>
          <w:p w14:paraId="61DEB9AD" w14:textId="77777777" w:rsidR="003B7F9F" w:rsidRPr="003B7F9F" w:rsidRDefault="003B7F9F" w:rsidP="003B7F9F">
            <w:pPr>
              <w:rPr>
                <w:rFonts w:ascii="Times New Roman" w:hAnsi="Times New Roman"/>
              </w:rPr>
            </w:pPr>
            <w:r w:rsidRPr="003B7F9F">
              <w:rPr>
                <w:rFonts w:ascii="Times New Roman" w:hAnsi="Times New Roman"/>
              </w:rPr>
              <w:t xml:space="preserve">          "placeIssued": "Text"</w:t>
            </w:r>
          </w:p>
          <w:p w14:paraId="3885FA7D"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06E762AF"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75C17BCF" w14:textId="77777777" w:rsidR="003B7F9F" w:rsidRPr="003B7F9F" w:rsidRDefault="003B7F9F" w:rsidP="003B7F9F">
            <w:pPr>
              <w:rPr>
                <w:rFonts w:ascii="Times New Roman" w:hAnsi="Times New Roman"/>
              </w:rPr>
            </w:pPr>
            <w:r w:rsidRPr="003B7F9F">
              <w:rPr>
                <w:rFonts w:ascii="Times New Roman" w:hAnsi="Times New Roman"/>
              </w:rPr>
              <w:t xml:space="preserve">      "CIF": "14877258",</w:t>
            </w:r>
          </w:p>
          <w:p w14:paraId="1AB7A2CC" w14:textId="77777777" w:rsidR="003B7F9F" w:rsidRPr="003B7F9F" w:rsidRDefault="003B7F9F" w:rsidP="003B7F9F">
            <w:pPr>
              <w:rPr>
                <w:rFonts w:ascii="Times New Roman" w:hAnsi="Times New Roman"/>
              </w:rPr>
            </w:pPr>
            <w:r w:rsidRPr="003B7F9F">
              <w:rPr>
                <w:rFonts w:ascii="Times New Roman" w:hAnsi="Times New Roman"/>
              </w:rPr>
              <w:t xml:space="preserve">      "addressInfo": [</w:t>
            </w:r>
          </w:p>
          <w:p w14:paraId="11ED237C"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51770870" w14:textId="77777777" w:rsidR="003B7F9F" w:rsidRPr="003B7F9F" w:rsidRDefault="003B7F9F" w:rsidP="003B7F9F">
            <w:pPr>
              <w:rPr>
                <w:rFonts w:ascii="Times New Roman" w:hAnsi="Times New Roman"/>
              </w:rPr>
            </w:pPr>
            <w:r w:rsidRPr="003B7F9F">
              <w:rPr>
                <w:rFonts w:ascii="Times New Roman" w:hAnsi="Times New Roman"/>
              </w:rPr>
              <w:t xml:space="preserve">          "addressType": "permanent",</w:t>
            </w:r>
          </w:p>
          <w:p w14:paraId="5E8B99F6" w14:textId="77777777" w:rsidR="003B7F9F" w:rsidRPr="003B7F9F" w:rsidRDefault="003B7F9F" w:rsidP="003B7F9F">
            <w:pPr>
              <w:rPr>
                <w:rFonts w:ascii="Times New Roman" w:hAnsi="Times New Roman"/>
              </w:rPr>
            </w:pPr>
            <w:r w:rsidRPr="003B7F9F">
              <w:rPr>
                <w:rFonts w:ascii="Times New Roman" w:hAnsi="Times New Roman"/>
              </w:rPr>
              <w:t xml:space="preserve">          "provinceText": "TP. Hồ Chí Minh",</w:t>
            </w:r>
          </w:p>
          <w:p w14:paraId="2C9E5413" w14:textId="77777777" w:rsidR="003B7F9F" w:rsidRPr="003B7F9F" w:rsidRDefault="003B7F9F" w:rsidP="003B7F9F">
            <w:pPr>
              <w:rPr>
                <w:rFonts w:ascii="Times New Roman" w:hAnsi="Times New Roman"/>
              </w:rPr>
            </w:pPr>
            <w:r w:rsidRPr="003B7F9F">
              <w:rPr>
                <w:rFonts w:ascii="Times New Roman" w:hAnsi="Times New Roman"/>
              </w:rPr>
              <w:t xml:space="preserve">          "districtText": "Phường Bến Nghé",</w:t>
            </w:r>
          </w:p>
          <w:p w14:paraId="510C3159" w14:textId="77777777" w:rsidR="003B7F9F" w:rsidRPr="003B7F9F" w:rsidRDefault="003B7F9F" w:rsidP="003B7F9F">
            <w:pPr>
              <w:rPr>
                <w:rFonts w:ascii="Times New Roman" w:hAnsi="Times New Roman"/>
              </w:rPr>
            </w:pPr>
            <w:r w:rsidRPr="003B7F9F">
              <w:rPr>
                <w:rFonts w:ascii="Times New Roman" w:hAnsi="Times New Roman"/>
              </w:rPr>
              <w:t xml:space="preserve">          "addressDetail": "123 Nguyễn Huệ",</w:t>
            </w:r>
          </w:p>
          <w:p w14:paraId="5BCDF201" w14:textId="77777777" w:rsidR="003B7F9F" w:rsidRPr="003B7F9F" w:rsidRDefault="003B7F9F" w:rsidP="003B7F9F">
            <w:pPr>
              <w:rPr>
                <w:rFonts w:ascii="Times New Roman" w:hAnsi="Times New Roman"/>
              </w:rPr>
            </w:pPr>
            <w:r w:rsidRPr="003B7F9F">
              <w:rPr>
                <w:rFonts w:ascii="Times New Roman" w:hAnsi="Times New Roman"/>
              </w:rPr>
              <w:t xml:space="preserve">          "fullAddress": "123 Nguyễn Huệ, Phường Bến Nghé, TP. Hồ Chí Minh"</w:t>
            </w:r>
          </w:p>
          <w:p w14:paraId="06CA05EE"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0F522EB7"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5ED6DF3F" w14:textId="77777777" w:rsidR="003B7F9F" w:rsidRPr="003B7F9F" w:rsidRDefault="003B7F9F" w:rsidP="003B7F9F">
            <w:pPr>
              <w:rPr>
                <w:rFonts w:ascii="Times New Roman" w:hAnsi="Times New Roman"/>
              </w:rPr>
            </w:pPr>
            <w:r w:rsidRPr="003B7F9F">
              <w:rPr>
                <w:rFonts w:ascii="Times New Roman" w:hAnsi="Times New Roman"/>
              </w:rPr>
              <w:t xml:space="preserve">          "addressType": "residential",</w:t>
            </w:r>
          </w:p>
          <w:p w14:paraId="743F59A3" w14:textId="77777777" w:rsidR="003B7F9F" w:rsidRPr="003B7F9F" w:rsidRDefault="003B7F9F" w:rsidP="003B7F9F">
            <w:pPr>
              <w:rPr>
                <w:rFonts w:ascii="Times New Roman" w:hAnsi="Times New Roman"/>
              </w:rPr>
            </w:pPr>
            <w:r w:rsidRPr="003B7F9F">
              <w:rPr>
                <w:rFonts w:ascii="Times New Roman" w:hAnsi="Times New Roman"/>
              </w:rPr>
              <w:t xml:space="preserve">          "provinceText": "TP. Hồ Chí Minh",</w:t>
            </w:r>
          </w:p>
          <w:p w14:paraId="3D5EB5AE" w14:textId="77777777" w:rsidR="003B7F9F" w:rsidRPr="003B7F9F" w:rsidRDefault="003B7F9F" w:rsidP="003B7F9F">
            <w:pPr>
              <w:rPr>
                <w:rFonts w:ascii="Times New Roman" w:hAnsi="Times New Roman"/>
              </w:rPr>
            </w:pPr>
            <w:r w:rsidRPr="003B7F9F">
              <w:rPr>
                <w:rFonts w:ascii="Times New Roman" w:hAnsi="Times New Roman"/>
              </w:rPr>
              <w:t xml:space="preserve">          "districtText": "Phường Bến Nghé",</w:t>
            </w:r>
          </w:p>
          <w:p w14:paraId="756CAA9A" w14:textId="77777777" w:rsidR="003B7F9F" w:rsidRPr="003B7F9F" w:rsidRDefault="003B7F9F" w:rsidP="003B7F9F">
            <w:pPr>
              <w:rPr>
                <w:rFonts w:ascii="Times New Roman" w:hAnsi="Times New Roman"/>
              </w:rPr>
            </w:pPr>
            <w:r w:rsidRPr="003B7F9F">
              <w:rPr>
                <w:rFonts w:ascii="Times New Roman" w:hAnsi="Times New Roman"/>
              </w:rPr>
              <w:t xml:space="preserve">          "addressDetail": "123 Nguyễn Huệ",</w:t>
            </w:r>
          </w:p>
          <w:p w14:paraId="64D9C057" w14:textId="77777777" w:rsidR="003B7F9F" w:rsidRPr="003B7F9F" w:rsidRDefault="003B7F9F" w:rsidP="003B7F9F">
            <w:pPr>
              <w:rPr>
                <w:rFonts w:ascii="Times New Roman" w:hAnsi="Times New Roman"/>
              </w:rPr>
            </w:pPr>
            <w:r w:rsidRPr="003B7F9F">
              <w:rPr>
                <w:rFonts w:ascii="Times New Roman" w:hAnsi="Times New Roman"/>
              </w:rPr>
              <w:t xml:space="preserve">          "fullAddress": "123 Nguyễn Huệ, Phường Bến Nghé, TP. Hồ Chí Minh"</w:t>
            </w:r>
          </w:p>
          <w:p w14:paraId="10B4C71D"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02476088"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074EEF57" w14:textId="77777777" w:rsidR="003B7F9F" w:rsidRPr="003B7F9F" w:rsidRDefault="003B7F9F" w:rsidP="003B7F9F">
            <w:pPr>
              <w:rPr>
                <w:rFonts w:ascii="Times New Roman" w:hAnsi="Times New Roman"/>
              </w:rPr>
            </w:pPr>
            <w:r w:rsidRPr="003B7F9F">
              <w:rPr>
                <w:rFonts w:ascii="Times New Roman" w:hAnsi="Times New Roman"/>
              </w:rPr>
              <w:t xml:space="preserve">      "mobileNumber": "914877258",</w:t>
            </w:r>
          </w:p>
          <w:p w14:paraId="7A409D58" w14:textId="77777777" w:rsidR="003B7F9F" w:rsidRPr="003B7F9F" w:rsidRDefault="003B7F9F" w:rsidP="003B7F9F">
            <w:pPr>
              <w:rPr>
                <w:rFonts w:ascii="Times New Roman" w:hAnsi="Times New Roman"/>
              </w:rPr>
            </w:pPr>
            <w:r w:rsidRPr="003B7F9F">
              <w:rPr>
                <w:rFonts w:ascii="Times New Roman" w:hAnsi="Times New Roman"/>
              </w:rPr>
              <w:t xml:space="preserve">      "email": "text@example.com"</w:t>
            </w:r>
          </w:p>
          <w:p w14:paraId="1BE12768"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27B18172"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5FBFC2E3" w14:textId="77777777" w:rsidR="003B7F9F" w:rsidRPr="003B7F9F" w:rsidRDefault="003B7F9F" w:rsidP="003B7F9F">
            <w:pPr>
              <w:rPr>
                <w:rFonts w:ascii="Times New Roman" w:hAnsi="Times New Roman"/>
              </w:rPr>
            </w:pPr>
            <w:r w:rsidRPr="003B7F9F">
              <w:rPr>
                <w:rFonts w:ascii="Times New Roman" w:hAnsi="Times New Roman"/>
              </w:rPr>
              <w:t xml:space="preserve">  "financialInformation": {</w:t>
            </w:r>
          </w:p>
          <w:p w14:paraId="5AA45B73" w14:textId="77777777" w:rsidR="003B7F9F" w:rsidRPr="003B7F9F" w:rsidRDefault="003B7F9F" w:rsidP="003B7F9F">
            <w:pPr>
              <w:rPr>
                <w:rFonts w:ascii="Times New Roman" w:hAnsi="Times New Roman"/>
              </w:rPr>
            </w:pPr>
            <w:r w:rsidRPr="003B7F9F">
              <w:rPr>
                <w:rFonts w:ascii="Times New Roman" w:hAnsi="Times New Roman"/>
              </w:rPr>
              <w:t xml:space="preserve">    "incomeList": [</w:t>
            </w:r>
          </w:p>
          <w:p w14:paraId="6E553493" w14:textId="77777777" w:rsidR="003B7F9F" w:rsidRPr="003B7F9F" w:rsidRDefault="003B7F9F" w:rsidP="003B7F9F">
            <w:pPr>
              <w:rPr>
                <w:rFonts w:ascii="Times New Roman" w:hAnsi="Times New Roman"/>
              </w:rPr>
            </w:pPr>
            <w:r w:rsidRPr="003B7F9F">
              <w:rPr>
                <w:rFonts w:ascii="Times New Roman" w:hAnsi="Times New Roman"/>
              </w:rPr>
              <w:lastRenderedPageBreak/>
              <w:t xml:space="preserve">      {</w:t>
            </w:r>
          </w:p>
          <w:p w14:paraId="55CED786" w14:textId="77777777" w:rsidR="003B7F9F" w:rsidRPr="003B7F9F" w:rsidRDefault="003B7F9F" w:rsidP="003B7F9F">
            <w:pPr>
              <w:rPr>
                <w:rFonts w:ascii="Times New Roman" w:hAnsi="Times New Roman"/>
              </w:rPr>
            </w:pPr>
            <w:r w:rsidRPr="003B7F9F">
              <w:rPr>
                <w:rFonts w:ascii="Times New Roman" w:hAnsi="Times New Roman"/>
              </w:rPr>
              <w:t xml:space="preserve">        "incomeTypeText": "Other sources of income",</w:t>
            </w:r>
          </w:p>
          <w:p w14:paraId="7B2F0DB6" w14:textId="77777777" w:rsidR="003B7F9F" w:rsidRPr="003B7F9F" w:rsidRDefault="003B7F9F" w:rsidP="003B7F9F">
            <w:pPr>
              <w:rPr>
                <w:rFonts w:ascii="Times New Roman" w:hAnsi="Times New Roman"/>
              </w:rPr>
            </w:pPr>
            <w:r w:rsidRPr="003B7F9F">
              <w:rPr>
                <w:rFonts w:ascii="Times New Roman" w:hAnsi="Times New Roman"/>
              </w:rPr>
              <w:t xml:space="preserve">        "ownerIncome": "Poker Face - Borrower",</w:t>
            </w:r>
          </w:p>
          <w:p w14:paraId="572DFDBF" w14:textId="77777777" w:rsidR="003B7F9F" w:rsidRPr="003B7F9F" w:rsidRDefault="003B7F9F" w:rsidP="003B7F9F">
            <w:pPr>
              <w:rPr>
                <w:rFonts w:ascii="Times New Roman" w:hAnsi="Times New Roman"/>
              </w:rPr>
            </w:pPr>
            <w:r w:rsidRPr="003B7F9F">
              <w:rPr>
                <w:rFonts w:ascii="Times New Roman" w:hAnsi="Times New Roman"/>
              </w:rPr>
              <w:t xml:space="preserve">        "averageIncome": 32623123,</w:t>
            </w:r>
          </w:p>
          <w:p w14:paraId="1A6C6154" w14:textId="77777777" w:rsidR="003B7F9F" w:rsidRPr="003B7F9F" w:rsidRDefault="003B7F9F" w:rsidP="003B7F9F">
            <w:pPr>
              <w:rPr>
                <w:rFonts w:ascii="Times New Roman" w:hAnsi="Times New Roman"/>
              </w:rPr>
            </w:pPr>
            <w:r w:rsidRPr="003B7F9F">
              <w:rPr>
                <w:rFonts w:ascii="Times New Roman" w:hAnsi="Times New Roman"/>
              </w:rPr>
              <w:t xml:space="preserve">        "additionalComments": "Text"</w:t>
            </w:r>
          </w:p>
          <w:p w14:paraId="4ADE9E4B"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596B87B9"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0D42B44E" w14:textId="77777777" w:rsidR="003B7F9F" w:rsidRPr="003B7F9F" w:rsidRDefault="003B7F9F" w:rsidP="003B7F9F">
            <w:pPr>
              <w:rPr>
                <w:rFonts w:ascii="Times New Roman" w:hAnsi="Times New Roman"/>
              </w:rPr>
            </w:pPr>
            <w:r w:rsidRPr="003B7F9F">
              <w:rPr>
                <w:rFonts w:ascii="Times New Roman" w:hAnsi="Times New Roman"/>
              </w:rPr>
              <w:t xml:space="preserve">    "expenseList": [</w:t>
            </w:r>
          </w:p>
          <w:p w14:paraId="530BBD9F" w14:textId="0B95ED94" w:rsidR="003B7F9F" w:rsidRPr="003B7F9F" w:rsidDel="00B53D79" w:rsidRDefault="003B7F9F" w:rsidP="003B7F9F">
            <w:pPr>
              <w:rPr>
                <w:del w:id="93" w:author="Волков Сергей" w:date="2026-10-12T10:30:00Z"/>
                <w:rFonts w:ascii="Times New Roman" w:hAnsi="Times New Roman"/>
              </w:rPr>
            </w:pPr>
            <w:del w:id="94" w:author="Волков Сергей" w:date="2026-10-12T10:30:00Z">
              <w:r w:rsidRPr="003B7F9F" w:rsidDel="00B53D79">
                <w:rPr>
                  <w:rFonts w:ascii="Times New Roman" w:hAnsi="Times New Roman"/>
                </w:rPr>
                <w:delText xml:space="preserve">      {</w:delText>
              </w:r>
            </w:del>
          </w:p>
          <w:p w14:paraId="047659D4" w14:textId="11C803AF" w:rsidR="003B7F9F" w:rsidRPr="003B7F9F" w:rsidDel="00B53D79" w:rsidRDefault="003B7F9F" w:rsidP="003B7F9F">
            <w:pPr>
              <w:rPr>
                <w:del w:id="95" w:author="Волков Сергей" w:date="2026-10-12T10:30:00Z"/>
                <w:rFonts w:ascii="Times New Roman" w:hAnsi="Times New Roman"/>
              </w:rPr>
            </w:pPr>
            <w:del w:id="96" w:author="Волков Сергей" w:date="2026-10-12T10:30:00Z">
              <w:r w:rsidRPr="003B7F9F" w:rsidDel="00B53D79">
                <w:rPr>
                  <w:rFonts w:ascii="Times New Roman" w:hAnsi="Times New Roman"/>
                </w:rPr>
                <w:delText xml:space="preserve">        "type": "CICDataBased",</w:delText>
              </w:r>
            </w:del>
          </w:p>
          <w:p w14:paraId="4B60BE0E" w14:textId="41421DE7" w:rsidR="003B7F9F" w:rsidRPr="003B7F9F" w:rsidDel="00B53D79" w:rsidRDefault="003B7F9F" w:rsidP="003B7F9F">
            <w:pPr>
              <w:rPr>
                <w:del w:id="97" w:author="Волков Сергей" w:date="2026-10-12T10:30:00Z"/>
                <w:rFonts w:ascii="Times New Roman" w:hAnsi="Times New Roman"/>
              </w:rPr>
            </w:pPr>
            <w:del w:id="98" w:author="Волков Сергей" w:date="2026-10-12T10:30:00Z">
              <w:r w:rsidRPr="003B7F9F" w:rsidDel="00B53D79">
                <w:rPr>
                  <w:rFonts w:ascii="Times New Roman" w:hAnsi="Times New Roman"/>
                </w:rPr>
                <w:delText xml:space="preserve">        "indicatorSysName": "otherCreditInstDebtRepaymentCost",</w:delText>
              </w:r>
            </w:del>
          </w:p>
          <w:p w14:paraId="59680716" w14:textId="333F085C" w:rsidR="003B7F9F" w:rsidRPr="003B7F9F" w:rsidDel="00B53D79" w:rsidRDefault="003B7F9F" w:rsidP="003B7F9F">
            <w:pPr>
              <w:rPr>
                <w:del w:id="99" w:author="Волков Сергей" w:date="2026-10-12T10:30:00Z"/>
                <w:rFonts w:ascii="Times New Roman" w:hAnsi="Times New Roman"/>
              </w:rPr>
            </w:pPr>
            <w:del w:id="100" w:author="Волков Сергей" w:date="2026-10-12T10:30:00Z">
              <w:r w:rsidRPr="003B7F9F" w:rsidDel="00B53D79">
                <w:rPr>
                  <w:rFonts w:ascii="Times New Roman" w:hAnsi="Times New Roman"/>
                </w:rPr>
                <w:delText xml:space="preserve">        "indicatorName": "Other Credit Institution Debt Repayment Costs",</w:delText>
              </w:r>
            </w:del>
          </w:p>
          <w:p w14:paraId="06E4B555" w14:textId="14308DD0" w:rsidR="003B7F9F" w:rsidRPr="003B7F9F" w:rsidDel="00B53D79" w:rsidRDefault="003B7F9F" w:rsidP="003B7F9F">
            <w:pPr>
              <w:rPr>
                <w:del w:id="101" w:author="Волков Сергей" w:date="2026-10-12T10:30:00Z"/>
                <w:rFonts w:ascii="Times New Roman" w:hAnsi="Times New Roman"/>
              </w:rPr>
            </w:pPr>
            <w:del w:id="102" w:author="Волков Сергей" w:date="2026-10-12T10:30:00Z">
              <w:r w:rsidRPr="003B7F9F" w:rsidDel="00B53D79">
                <w:rPr>
                  <w:rFonts w:ascii="Times New Roman" w:hAnsi="Times New Roman"/>
                </w:rPr>
                <w:delText xml:space="preserve">        "indicatorValue": 312314234234</w:delText>
              </w:r>
            </w:del>
          </w:p>
          <w:p w14:paraId="0F0D254B" w14:textId="25BD169E" w:rsidR="003B7F9F" w:rsidRPr="003B7F9F" w:rsidDel="00B53D79" w:rsidRDefault="003B7F9F" w:rsidP="003B7F9F">
            <w:pPr>
              <w:rPr>
                <w:del w:id="103" w:author="Волков Сергей" w:date="2026-10-12T10:30:00Z"/>
                <w:rFonts w:ascii="Times New Roman" w:hAnsi="Times New Roman"/>
              </w:rPr>
            </w:pPr>
            <w:del w:id="104" w:author="Волков Сергей" w:date="2026-10-12T10:30:00Z">
              <w:r w:rsidRPr="003B7F9F" w:rsidDel="00B53D79">
                <w:rPr>
                  <w:rFonts w:ascii="Times New Roman" w:hAnsi="Times New Roman"/>
                </w:rPr>
                <w:delText xml:space="preserve">      },</w:delText>
              </w:r>
            </w:del>
          </w:p>
          <w:p w14:paraId="065C768E" w14:textId="62196BC3" w:rsidR="003B7F9F" w:rsidRPr="003B7F9F" w:rsidDel="00B53D79" w:rsidRDefault="003B7F9F" w:rsidP="003B7F9F">
            <w:pPr>
              <w:rPr>
                <w:del w:id="105" w:author="Волков Сергей" w:date="2026-10-12T10:30:00Z"/>
                <w:rFonts w:ascii="Times New Roman" w:hAnsi="Times New Roman"/>
              </w:rPr>
            </w:pPr>
            <w:del w:id="106" w:author="Волков Сергей" w:date="2026-10-12T10:30:00Z">
              <w:r w:rsidRPr="003B7F9F" w:rsidDel="00B53D79">
                <w:rPr>
                  <w:rFonts w:ascii="Times New Roman" w:hAnsi="Times New Roman"/>
                </w:rPr>
                <w:delText xml:space="preserve">      {</w:delText>
              </w:r>
            </w:del>
          </w:p>
          <w:p w14:paraId="243CE3EE" w14:textId="0447F2CF" w:rsidR="003B7F9F" w:rsidRPr="003B7F9F" w:rsidDel="00B53D79" w:rsidRDefault="003B7F9F" w:rsidP="003B7F9F">
            <w:pPr>
              <w:rPr>
                <w:del w:id="107" w:author="Волков Сергей" w:date="2026-10-12T10:30:00Z"/>
                <w:rFonts w:ascii="Times New Roman" w:hAnsi="Times New Roman"/>
              </w:rPr>
            </w:pPr>
            <w:del w:id="108" w:author="Волков Сергей" w:date="2026-10-12T10:30:00Z">
              <w:r w:rsidRPr="003B7F9F" w:rsidDel="00B53D79">
                <w:rPr>
                  <w:rFonts w:ascii="Times New Roman" w:hAnsi="Times New Roman"/>
                </w:rPr>
                <w:delText xml:space="preserve">        "type": "CICDataBased",</w:delText>
              </w:r>
            </w:del>
          </w:p>
          <w:p w14:paraId="4F00D9BB" w14:textId="573A8FF1" w:rsidR="003B7F9F" w:rsidRPr="003B7F9F" w:rsidDel="00B53D79" w:rsidRDefault="003B7F9F" w:rsidP="003B7F9F">
            <w:pPr>
              <w:rPr>
                <w:del w:id="109" w:author="Волков Сергей" w:date="2026-10-12T10:30:00Z"/>
                <w:rFonts w:ascii="Times New Roman" w:hAnsi="Times New Roman"/>
              </w:rPr>
            </w:pPr>
            <w:del w:id="110" w:author="Волков Сергей" w:date="2026-10-12T10:30:00Z">
              <w:r w:rsidRPr="003B7F9F" w:rsidDel="00B53D79">
                <w:rPr>
                  <w:rFonts w:ascii="Times New Roman" w:hAnsi="Times New Roman"/>
                </w:rPr>
                <w:delText xml:space="preserve">        "indicatorSysName": "creditCardBalancePercent",</w:delText>
              </w:r>
            </w:del>
          </w:p>
          <w:p w14:paraId="6EADC494" w14:textId="7CB0F8D9" w:rsidR="003B7F9F" w:rsidRPr="003B7F9F" w:rsidDel="00B53D79" w:rsidRDefault="003B7F9F" w:rsidP="003B7F9F">
            <w:pPr>
              <w:rPr>
                <w:del w:id="111" w:author="Волков Сергей" w:date="2026-10-12T10:30:00Z"/>
                <w:rFonts w:ascii="Times New Roman" w:hAnsi="Times New Roman"/>
              </w:rPr>
            </w:pPr>
            <w:del w:id="112" w:author="Волков Сергей" w:date="2026-10-12T10:30:00Z">
              <w:r w:rsidRPr="003B7F9F" w:rsidDel="00B53D79">
                <w:rPr>
                  <w:rFonts w:ascii="Times New Roman" w:hAnsi="Times New Roman"/>
                </w:rPr>
                <w:delText xml:space="preserve">        "indicatorName": "5% Credit Card Balance",</w:delText>
              </w:r>
            </w:del>
          </w:p>
          <w:p w14:paraId="1B5B6651" w14:textId="2C47970B" w:rsidR="003B7F9F" w:rsidRPr="003B7F9F" w:rsidDel="00B53D79" w:rsidRDefault="003B7F9F" w:rsidP="003B7F9F">
            <w:pPr>
              <w:rPr>
                <w:del w:id="113" w:author="Волков Сергей" w:date="2026-10-12T10:30:00Z"/>
                <w:rFonts w:ascii="Times New Roman" w:hAnsi="Times New Roman"/>
              </w:rPr>
            </w:pPr>
            <w:del w:id="114" w:author="Волков Сергей" w:date="2026-10-12T10:30:00Z">
              <w:r w:rsidRPr="003B7F9F" w:rsidDel="00B53D79">
                <w:rPr>
                  <w:rFonts w:ascii="Times New Roman" w:hAnsi="Times New Roman"/>
                </w:rPr>
                <w:delText xml:space="preserve">        "indicatorValue": 5</w:delText>
              </w:r>
            </w:del>
          </w:p>
          <w:p w14:paraId="1C70F158" w14:textId="517A3E5D" w:rsidR="003B7F9F" w:rsidRPr="003B7F9F" w:rsidDel="00B53D79" w:rsidRDefault="003B7F9F" w:rsidP="003B7F9F">
            <w:pPr>
              <w:rPr>
                <w:del w:id="115" w:author="Волков Сергей" w:date="2026-10-12T10:30:00Z"/>
                <w:rFonts w:ascii="Times New Roman" w:hAnsi="Times New Roman"/>
              </w:rPr>
            </w:pPr>
            <w:del w:id="116" w:author="Волков Сергей" w:date="2026-10-12T10:30:00Z">
              <w:r w:rsidRPr="003B7F9F" w:rsidDel="00B53D79">
                <w:rPr>
                  <w:rFonts w:ascii="Times New Roman" w:hAnsi="Times New Roman"/>
                </w:rPr>
                <w:delText xml:space="preserve">      },</w:delText>
              </w:r>
            </w:del>
          </w:p>
          <w:p w14:paraId="33E76E1F" w14:textId="59B7468E" w:rsidR="003B7F9F" w:rsidRPr="003B7F9F" w:rsidDel="00B53D79" w:rsidRDefault="003B7F9F" w:rsidP="003B7F9F">
            <w:pPr>
              <w:rPr>
                <w:del w:id="117" w:author="Волков Сергей" w:date="2026-10-12T10:30:00Z"/>
                <w:rFonts w:ascii="Times New Roman" w:hAnsi="Times New Roman"/>
              </w:rPr>
            </w:pPr>
            <w:del w:id="118" w:author="Волков Сергей" w:date="2026-10-12T10:30:00Z">
              <w:r w:rsidRPr="003B7F9F" w:rsidDel="00B53D79">
                <w:rPr>
                  <w:rFonts w:ascii="Times New Roman" w:hAnsi="Times New Roman"/>
                </w:rPr>
                <w:delText xml:space="preserve">      {</w:delText>
              </w:r>
            </w:del>
          </w:p>
          <w:p w14:paraId="50787B18" w14:textId="05A324BC" w:rsidR="003B7F9F" w:rsidRPr="003B7F9F" w:rsidDel="00B53D79" w:rsidRDefault="003B7F9F" w:rsidP="003B7F9F">
            <w:pPr>
              <w:rPr>
                <w:del w:id="119" w:author="Волков Сергей" w:date="2026-10-12T10:30:00Z"/>
                <w:rFonts w:ascii="Times New Roman" w:hAnsi="Times New Roman"/>
              </w:rPr>
            </w:pPr>
            <w:del w:id="120" w:author="Волков Сергей" w:date="2026-10-12T10:30:00Z">
              <w:r w:rsidRPr="003B7F9F" w:rsidDel="00B53D79">
                <w:rPr>
                  <w:rFonts w:ascii="Times New Roman" w:hAnsi="Times New Roman"/>
                </w:rPr>
                <w:delText xml:space="preserve">        "type": "CICDataBased",</w:delText>
              </w:r>
            </w:del>
          </w:p>
          <w:p w14:paraId="39172DC6" w14:textId="5EC4E130" w:rsidR="003B7F9F" w:rsidRPr="003B7F9F" w:rsidDel="00B53D79" w:rsidRDefault="003B7F9F" w:rsidP="003B7F9F">
            <w:pPr>
              <w:rPr>
                <w:del w:id="121" w:author="Волков Сергей" w:date="2026-10-12T10:30:00Z"/>
                <w:rFonts w:ascii="Times New Roman" w:hAnsi="Times New Roman"/>
              </w:rPr>
            </w:pPr>
            <w:del w:id="122" w:author="Волков Сергей" w:date="2026-10-12T10:30:00Z">
              <w:r w:rsidRPr="003B7F9F" w:rsidDel="00B53D79">
                <w:rPr>
                  <w:rFonts w:ascii="Times New Roman" w:hAnsi="Times New Roman"/>
                </w:rPr>
                <w:delText xml:space="preserve">        "indicatorSysName": "debtRepaymentCostThisLoan",</w:delText>
              </w:r>
            </w:del>
          </w:p>
          <w:p w14:paraId="4943C78A" w14:textId="41FFE4AD" w:rsidR="003B7F9F" w:rsidRPr="003B7F9F" w:rsidDel="00B53D79" w:rsidRDefault="003B7F9F" w:rsidP="003B7F9F">
            <w:pPr>
              <w:rPr>
                <w:del w:id="123" w:author="Волков Сергей" w:date="2026-10-12T10:30:00Z"/>
                <w:rFonts w:ascii="Times New Roman" w:hAnsi="Times New Roman"/>
              </w:rPr>
            </w:pPr>
            <w:del w:id="124" w:author="Волков Сергей" w:date="2026-10-12T10:30:00Z">
              <w:r w:rsidRPr="003B7F9F" w:rsidDel="00B53D79">
                <w:rPr>
                  <w:rFonts w:ascii="Times New Roman" w:hAnsi="Times New Roman"/>
                </w:rPr>
                <w:delText xml:space="preserve">        "indicatorName": "Debt Repayment Costs for This Loan",</w:delText>
              </w:r>
            </w:del>
          </w:p>
          <w:p w14:paraId="484AE554" w14:textId="10F48C74" w:rsidR="003B7F9F" w:rsidRPr="003B7F9F" w:rsidDel="00B53D79" w:rsidRDefault="003B7F9F" w:rsidP="003B7F9F">
            <w:pPr>
              <w:rPr>
                <w:del w:id="125" w:author="Волков Сергей" w:date="2026-10-12T10:30:00Z"/>
                <w:rFonts w:ascii="Times New Roman" w:hAnsi="Times New Roman"/>
              </w:rPr>
            </w:pPr>
            <w:del w:id="126" w:author="Волков Сергей" w:date="2026-10-12T10:30:00Z">
              <w:r w:rsidRPr="003B7F9F" w:rsidDel="00B53D79">
                <w:rPr>
                  <w:rFonts w:ascii="Times New Roman" w:hAnsi="Times New Roman"/>
                </w:rPr>
                <w:delText xml:space="preserve">        "indicatorValue": 312314234234</w:delText>
              </w:r>
            </w:del>
          </w:p>
          <w:p w14:paraId="7C4CAC71" w14:textId="10BCFC2F" w:rsidR="003B7F9F" w:rsidRPr="003B7F9F" w:rsidDel="00B53D79" w:rsidRDefault="003B7F9F" w:rsidP="003B7F9F">
            <w:pPr>
              <w:rPr>
                <w:del w:id="127" w:author="Волков Сергей" w:date="2026-10-12T10:30:00Z"/>
                <w:rFonts w:ascii="Times New Roman" w:hAnsi="Times New Roman"/>
              </w:rPr>
            </w:pPr>
            <w:del w:id="128" w:author="Волков Сергей" w:date="2026-10-12T10:30:00Z">
              <w:r w:rsidRPr="003B7F9F" w:rsidDel="00B53D79">
                <w:rPr>
                  <w:rFonts w:ascii="Times New Roman" w:hAnsi="Times New Roman"/>
                </w:rPr>
                <w:delText xml:space="preserve">      },</w:delText>
              </w:r>
            </w:del>
          </w:p>
          <w:p w14:paraId="24805E98"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6BB9A44A" w14:textId="1053ED03" w:rsidR="003B7F9F" w:rsidRPr="003B7F9F" w:rsidDel="00B53D79" w:rsidRDefault="003B7F9F" w:rsidP="003B7F9F">
            <w:pPr>
              <w:rPr>
                <w:del w:id="129" w:author="Волков Сергей" w:date="2026-10-12T10:31:00Z"/>
                <w:rFonts w:ascii="Times New Roman" w:hAnsi="Times New Roman"/>
              </w:rPr>
            </w:pPr>
            <w:del w:id="130" w:author="Волков Сергей" w:date="2026-10-12T10:31:00Z">
              <w:r w:rsidRPr="003B7F9F" w:rsidDel="00B53D79">
                <w:rPr>
                  <w:rFonts w:ascii="Times New Roman" w:hAnsi="Times New Roman"/>
                </w:rPr>
                <w:delText xml:space="preserve">        "type": "costByCalculatedDVKD",</w:delText>
              </w:r>
            </w:del>
          </w:p>
          <w:p w14:paraId="4BE09821" w14:textId="77777777" w:rsidR="003B7F9F" w:rsidRPr="003B7F9F" w:rsidRDefault="003B7F9F" w:rsidP="003B7F9F">
            <w:pPr>
              <w:rPr>
                <w:rFonts w:ascii="Times New Roman" w:hAnsi="Times New Roman"/>
              </w:rPr>
            </w:pPr>
            <w:r w:rsidRPr="003B7F9F">
              <w:rPr>
                <w:rFonts w:ascii="Times New Roman" w:hAnsi="Times New Roman"/>
              </w:rPr>
              <w:t xml:space="preserve">        "indicatorSysName": "otherCreditInstDebtRepaymentCost",</w:t>
            </w:r>
          </w:p>
          <w:p w14:paraId="0238FD8A" w14:textId="77777777" w:rsidR="003B7F9F" w:rsidRPr="003B7F9F" w:rsidRDefault="003B7F9F" w:rsidP="003B7F9F">
            <w:pPr>
              <w:rPr>
                <w:rFonts w:ascii="Times New Roman" w:hAnsi="Times New Roman"/>
              </w:rPr>
            </w:pPr>
            <w:r w:rsidRPr="003B7F9F">
              <w:rPr>
                <w:rFonts w:ascii="Times New Roman" w:hAnsi="Times New Roman"/>
              </w:rPr>
              <w:t xml:space="preserve">        "indicatorName": "Other Credit Institution Debt Repayment Costs",</w:t>
            </w:r>
          </w:p>
          <w:p w14:paraId="5F63388D" w14:textId="77777777" w:rsidR="003B7F9F" w:rsidRPr="003B7F9F" w:rsidRDefault="003B7F9F" w:rsidP="003B7F9F">
            <w:pPr>
              <w:rPr>
                <w:rFonts w:ascii="Times New Roman" w:hAnsi="Times New Roman"/>
              </w:rPr>
            </w:pPr>
            <w:r w:rsidRPr="003B7F9F">
              <w:rPr>
                <w:rFonts w:ascii="Times New Roman" w:hAnsi="Times New Roman"/>
              </w:rPr>
              <w:t xml:space="preserve">        "indicatorValue": 312314234234</w:t>
            </w:r>
          </w:p>
          <w:p w14:paraId="7C7D5383"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6EF9B4B5"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7C968826" w14:textId="169E7AFB" w:rsidR="003B7F9F" w:rsidRPr="003B7F9F" w:rsidDel="00B53D79" w:rsidRDefault="003B7F9F" w:rsidP="003B7F9F">
            <w:pPr>
              <w:rPr>
                <w:del w:id="131" w:author="Волков Сергей" w:date="2026-10-12T10:31:00Z"/>
                <w:rFonts w:ascii="Times New Roman" w:hAnsi="Times New Roman"/>
              </w:rPr>
            </w:pPr>
            <w:del w:id="132" w:author="Волков Сергей" w:date="2026-10-12T10:31:00Z">
              <w:r w:rsidRPr="003B7F9F" w:rsidDel="00B53D79">
                <w:rPr>
                  <w:rFonts w:ascii="Times New Roman" w:hAnsi="Times New Roman"/>
                </w:rPr>
                <w:delText xml:space="preserve">        "type": "costByCalculatedDVKD",</w:delText>
              </w:r>
            </w:del>
          </w:p>
          <w:p w14:paraId="35F21882" w14:textId="77777777" w:rsidR="003B7F9F" w:rsidRPr="003B7F9F" w:rsidRDefault="003B7F9F" w:rsidP="003B7F9F">
            <w:pPr>
              <w:rPr>
                <w:rFonts w:ascii="Times New Roman" w:hAnsi="Times New Roman"/>
              </w:rPr>
            </w:pPr>
            <w:r w:rsidRPr="003B7F9F">
              <w:rPr>
                <w:rFonts w:ascii="Times New Roman" w:hAnsi="Times New Roman"/>
              </w:rPr>
              <w:t xml:space="preserve">        "indicatorSysName": "creditCardBalancePercent",</w:t>
            </w:r>
          </w:p>
          <w:p w14:paraId="23A31310" w14:textId="77777777" w:rsidR="003B7F9F" w:rsidRPr="003B7F9F" w:rsidRDefault="003B7F9F" w:rsidP="003B7F9F">
            <w:pPr>
              <w:rPr>
                <w:rFonts w:ascii="Times New Roman" w:hAnsi="Times New Roman"/>
              </w:rPr>
            </w:pPr>
            <w:r w:rsidRPr="003B7F9F">
              <w:rPr>
                <w:rFonts w:ascii="Times New Roman" w:hAnsi="Times New Roman"/>
              </w:rPr>
              <w:t xml:space="preserve">        "indicatorName": "5% Credit Card Balance",</w:t>
            </w:r>
          </w:p>
          <w:p w14:paraId="421F0C80" w14:textId="77777777" w:rsidR="003B7F9F" w:rsidRPr="003B7F9F" w:rsidRDefault="003B7F9F" w:rsidP="003B7F9F">
            <w:pPr>
              <w:rPr>
                <w:rFonts w:ascii="Times New Roman" w:hAnsi="Times New Roman"/>
              </w:rPr>
            </w:pPr>
            <w:r w:rsidRPr="003B7F9F">
              <w:rPr>
                <w:rFonts w:ascii="Times New Roman" w:hAnsi="Times New Roman"/>
              </w:rPr>
              <w:t xml:space="preserve">        "indicatorValue": 5</w:t>
            </w:r>
          </w:p>
          <w:p w14:paraId="3C2F737A"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036DD528"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27971E19" w14:textId="6DA9815E" w:rsidR="003B7F9F" w:rsidRPr="003B7F9F" w:rsidDel="00B53D79" w:rsidRDefault="003B7F9F" w:rsidP="003B7F9F">
            <w:pPr>
              <w:rPr>
                <w:del w:id="133" w:author="Волков Сергей" w:date="2026-10-12T10:31:00Z"/>
                <w:rFonts w:ascii="Times New Roman" w:hAnsi="Times New Roman"/>
              </w:rPr>
            </w:pPr>
            <w:del w:id="134" w:author="Волков Сергей" w:date="2026-10-12T10:31:00Z">
              <w:r w:rsidRPr="003B7F9F" w:rsidDel="00B53D79">
                <w:rPr>
                  <w:rFonts w:ascii="Times New Roman" w:hAnsi="Times New Roman"/>
                </w:rPr>
                <w:delText xml:space="preserve">        "type": "costByCalculatedDVKD",</w:delText>
              </w:r>
            </w:del>
          </w:p>
          <w:p w14:paraId="6B6A7241" w14:textId="77777777" w:rsidR="003B7F9F" w:rsidRPr="003B7F9F" w:rsidRDefault="003B7F9F" w:rsidP="003B7F9F">
            <w:pPr>
              <w:rPr>
                <w:rFonts w:ascii="Times New Roman" w:hAnsi="Times New Roman"/>
              </w:rPr>
            </w:pPr>
            <w:r w:rsidRPr="003B7F9F">
              <w:rPr>
                <w:rFonts w:ascii="Times New Roman" w:hAnsi="Times New Roman"/>
              </w:rPr>
              <w:t xml:space="preserve">        "indicatorSysName": "debtRepaymentCostThisLoan",</w:t>
            </w:r>
          </w:p>
          <w:p w14:paraId="6DAE2B43" w14:textId="77777777" w:rsidR="003B7F9F" w:rsidRPr="003B7F9F" w:rsidRDefault="003B7F9F" w:rsidP="003B7F9F">
            <w:pPr>
              <w:rPr>
                <w:rFonts w:ascii="Times New Roman" w:hAnsi="Times New Roman"/>
              </w:rPr>
            </w:pPr>
            <w:r w:rsidRPr="003B7F9F">
              <w:rPr>
                <w:rFonts w:ascii="Times New Roman" w:hAnsi="Times New Roman"/>
              </w:rPr>
              <w:t xml:space="preserve">        "indicatorName": "Debt Repayment Costs for This Loan",</w:t>
            </w:r>
          </w:p>
          <w:p w14:paraId="4DBE88B9" w14:textId="77777777" w:rsidR="003B7F9F" w:rsidRPr="003B7F9F" w:rsidRDefault="003B7F9F" w:rsidP="003B7F9F">
            <w:pPr>
              <w:rPr>
                <w:rFonts w:ascii="Times New Roman" w:hAnsi="Times New Roman"/>
              </w:rPr>
            </w:pPr>
            <w:r w:rsidRPr="003B7F9F">
              <w:rPr>
                <w:rFonts w:ascii="Times New Roman" w:hAnsi="Times New Roman"/>
              </w:rPr>
              <w:lastRenderedPageBreak/>
              <w:t xml:space="preserve">        "indicatorValue": 312314234234</w:t>
            </w:r>
          </w:p>
          <w:p w14:paraId="219003E4"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2CF1FDC6"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5AA15465"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7A2F7AC2" w14:textId="77777777" w:rsidR="003B7F9F" w:rsidRPr="003B7F9F" w:rsidRDefault="003B7F9F" w:rsidP="003B7F9F">
            <w:pPr>
              <w:rPr>
                <w:rFonts w:ascii="Times New Roman" w:hAnsi="Times New Roman"/>
              </w:rPr>
            </w:pPr>
            <w:r w:rsidRPr="003B7F9F">
              <w:rPr>
                <w:rFonts w:ascii="Times New Roman" w:hAnsi="Times New Roman"/>
              </w:rPr>
              <w:t xml:space="preserve">  "productType": "Secured",</w:t>
            </w:r>
          </w:p>
          <w:p w14:paraId="0A855D0A" w14:textId="77777777" w:rsidR="003B7F9F" w:rsidRPr="003B7F9F" w:rsidRDefault="003B7F9F" w:rsidP="003B7F9F">
            <w:pPr>
              <w:rPr>
                <w:rFonts w:ascii="Times New Roman" w:hAnsi="Times New Roman"/>
              </w:rPr>
            </w:pPr>
            <w:r w:rsidRPr="003B7F9F">
              <w:rPr>
                <w:rFonts w:ascii="Times New Roman" w:hAnsi="Times New Roman"/>
              </w:rPr>
              <w:t xml:space="preserve">  "productTypeText": "Secured",</w:t>
            </w:r>
          </w:p>
          <w:p w14:paraId="394F0626" w14:textId="77777777" w:rsidR="003B7F9F" w:rsidRPr="003B7F9F" w:rsidRDefault="003B7F9F" w:rsidP="003B7F9F">
            <w:pPr>
              <w:rPr>
                <w:rFonts w:ascii="Times New Roman" w:hAnsi="Times New Roman"/>
              </w:rPr>
            </w:pPr>
            <w:r w:rsidRPr="003B7F9F">
              <w:rPr>
                <w:rFonts w:ascii="Times New Roman" w:hAnsi="Times New Roman"/>
              </w:rPr>
              <w:t xml:space="preserve">  "productGroupSysName": "RetailAutoloan",</w:t>
            </w:r>
          </w:p>
          <w:p w14:paraId="27ABBE84" w14:textId="77777777" w:rsidR="003B7F9F" w:rsidRPr="003B7F9F" w:rsidRDefault="003B7F9F" w:rsidP="003B7F9F">
            <w:pPr>
              <w:rPr>
                <w:rFonts w:ascii="Times New Roman" w:hAnsi="Times New Roman"/>
              </w:rPr>
            </w:pPr>
            <w:r w:rsidRPr="003B7F9F">
              <w:rPr>
                <w:rFonts w:ascii="Times New Roman" w:hAnsi="Times New Roman"/>
              </w:rPr>
              <w:t xml:space="preserve">  "productGroupText": "Retail Auto loan",</w:t>
            </w:r>
          </w:p>
          <w:p w14:paraId="02B89836" w14:textId="77777777" w:rsidR="003B7F9F" w:rsidRPr="003B7F9F" w:rsidRDefault="003B7F9F" w:rsidP="003B7F9F">
            <w:pPr>
              <w:rPr>
                <w:rFonts w:ascii="Times New Roman" w:hAnsi="Times New Roman"/>
              </w:rPr>
            </w:pPr>
            <w:r w:rsidRPr="003B7F9F">
              <w:rPr>
                <w:rFonts w:ascii="Times New Roman" w:hAnsi="Times New Roman"/>
              </w:rPr>
              <w:t xml:space="preserve">  "productSysName": "PurchaseNewCar",</w:t>
            </w:r>
          </w:p>
          <w:p w14:paraId="7EB40350" w14:textId="77777777" w:rsidR="003B7F9F" w:rsidRPr="003B7F9F" w:rsidRDefault="003B7F9F" w:rsidP="003B7F9F">
            <w:pPr>
              <w:rPr>
                <w:rFonts w:ascii="Times New Roman" w:hAnsi="Times New Roman"/>
              </w:rPr>
            </w:pPr>
            <w:r w:rsidRPr="003B7F9F">
              <w:rPr>
                <w:rFonts w:ascii="Times New Roman" w:hAnsi="Times New Roman"/>
              </w:rPr>
              <w:t xml:space="preserve">  "productText": "Purchase new car",</w:t>
            </w:r>
          </w:p>
          <w:p w14:paraId="5AF02101" w14:textId="77777777" w:rsidR="003B7F9F" w:rsidRPr="003B7F9F" w:rsidRDefault="003B7F9F" w:rsidP="003B7F9F">
            <w:pPr>
              <w:rPr>
                <w:rFonts w:ascii="Times New Roman" w:hAnsi="Times New Roman"/>
              </w:rPr>
            </w:pPr>
            <w:r w:rsidRPr="003B7F9F">
              <w:rPr>
                <w:rFonts w:ascii="Times New Roman" w:hAnsi="Times New Roman"/>
              </w:rPr>
              <w:t xml:space="preserve">  "specificProductCodeUDF": "700900",</w:t>
            </w:r>
          </w:p>
          <w:p w14:paraId="492F0764" w14:textId="77777777" w:rsidR="003B7F9F" w:rsidRPr="003B7F9F" w:rsidRDefault="003B7F9F" w:rsidP="003B7F9F">
            <w:pPr>
              <w:rPr>
                <w:rFonts w:ascii="Times New Roman" w:hAnsi="Times New Roman"/>
              </w:rPr>
            </w:pPr>
            <w:r w:rsidRPr="003B7F9F">
              <w:rPr>
                <w:rFonts w:ascii="Times New Roman" w:hAnsi="Times New Roman"/>
              </w:rPr>
              <w:t xml:space="preserve">  "loanPurpose": "Consumption",</w:t>
            </w:r>
          </w:p>
          <w:p w14:paraId="2C3B73FA" w14:textId="77777777" w:rsidR="003B7F9F" w:rsidRPr="003B7F9F" w:rsidRDefault="003B7F9F" w:rsidP="003B7F9F">
            <w:pPr>
              <w:rPr>
                <w:rFonts w:ascii="Times New Roman" w:hAnsi="Times New Roman"/>
              </w:rPr>
            </w:pPr>
            <w:r w:rsidRPr="003B7F9F">
              <w:rPr>
                <w:rFonts w:ascii="Times New Roman" w:hAnsi="Times New Roman"/>
              </w:rPr>
              <w:t xml:space="preserve">  "loanPurposeName": "Consumption",</w:t>
            </w:r>
          </w:p>
          <w:p w14:paraId="7FDCFFD4" w14:textId="77777777" w:rsidR="003B7F9F" w:rsidRPr="003B7F9F" w:rsidRDefault="003B7F9F" w:rsidP="003B7F9F">
            <w:pPr>
              <w:rPr>
                <w:rFonts w:ascii="Times New Roman" w:hAnsi="Times New Roman"/>
              </w:rPr>
            </w:pPr>
            <w:r w:rsidRPr="003B7F9F">
              <w:rPr>
                <w:rFonts w:ascii="Times New Roman" w:hAnsi="Times New Roman"/>
              </w:rPr>
              <w:t xml:space="preserve">  "loanPurposeDetails": "Text",</w:t>
            </w:r>
          </w:p>
          <w:p w14:paraId="5C4F6931" w14:textId="77777777" w:rsidR="003B7F9F" w:rsidRPr="003B7F9F" w:rsidRDefault="003B7F9F" w:rsidP="003B7F9F">
            <w:pPr>
              <w:rPr>
                <w:rFonts w:ascii="Times New Roman" w:hAnsi="Times New Roman"/>
              </w:rPr>
            </w:pPr>
            <w:r w:rsidRPr="003B7F9F">
              <w:rPr>
                <w:rFonts w:ascii="Times New Roman" w:hAnsi="Times New Roman"/>
              </w:rPr>
              <w:t xml:space="preserve">  "totalCapitalRequirement": 34543554554,</w:t>
            </w:r>
          </w:p>
          <w:p w14:paraId="6D835C55" w14:textId="77777777" w:rsidR="003B7F9F" w:rsidRPr="003B7F9F" w:rsidRDefault="003B7F9F" w:rsidP="003B7F9F">
            <w:pPr>
              <w:rPr>
                <w:rFonts w:ascii="Times New Roman" w:hAnsi="Times New Roman"/>
              </w:rPr>
            </w:pPr>
            <w:r w:rsidRPr="003B7F9F">
              <w:rPr>
                <w:rFonts w:ascii="Times New Roman" w:hAnsi="Times New Roman"/>
              </w:rPr>
              <w:t xml:space="preserve">  "ownedCapital": 34111221220,</w:t>
            </w:r>
          </w:p>
          <w:p w14:paraId="637A196B" w14:textId="77777777" w:rsidR="003B7F9F" w:rsidRPr="003B7F9F" w:rsidRDefault="003B7F9F" w:rsidP="003B7F9F">
            <w:pPr>
              <w:rPr>
                <w:rFonts w:ascii="Times New Roman" w:hAnsi="Times New Roman"/>
              </w:rPr>
            </w:pPr>
            <w:r w:rsidRPr="003B7F9F">
              <w:rPr>
                <w:rFonts w:ascii="Times New Roman" w:hAnsi="Times New Roman"/>
              </w:rPr>
              <w:t xml:space="preserve">  "offeredLoanAmount": 432333334,</w:t>
            </w:r>
          </w:p>
          <w:p w14:paraId="5E2E177A" w14:textId="77777777" w:rsidR="003B7F9F" w:rsidRPr="003B7F9F" w:rsidRDefault="003B7F9F" w:rsidP="003B7F9F">
            <w:pPr>
              <w:rPr>
                <w:rFonts w:ascii="Times New Roman" w:hAnsi="Times New Roman"/>
              </w:rPr>
            </w:pPr>
            <w:r w:rsidRPr="003B7F9F">
              <w:rPr>
                <w:rFonts w:ascii="Times New Roman" w:hAnsi="Times New Roman"/>
              </w:rPr>
              <w:t xml:space="preserve">  "currency": "VND",</w:t>
            </w:r>
          </w:p>
          <w:p w14:paraId="29479BF5" w14:textId="77777777" w:rsidR="003B7F9F" w:rsidRPr="003B7F9F" w:rsidRDefault="003B7F9F" w:rsidP="003B7F9F">
            <w:pPr>
              <w:rPr>
                <w:rFonts w:ascii="Times New Roman" w:hAnsi="Times New Roman"/>
              </w:rPr>
            </w:pPr>
            <w:r w:rsidRPr="003B7F9F">
              <w:rPr>
                <w:rFonts w:ascii="Times New Roman" w:hAnsi="Times New Roman"/>
              </w:rPr>
              <w:t xml:space="preserve">  "loanToValueRatio": 20,</w:t>
            </w:r>
          </w:p>
          <w:p w14:paraId="3B36CA6A" w14:textId="77777777" w:rsidR="003B7F9F" w:rsidRPr="003B7F9F" w:rsidRDefault="003B7F9F" w:rsidP="003B7F9F">
            <w:pPr>
              <w:rPr>
                <w:rFonts w:ascii="Times New Roman" w:hAnsi="Times New Roman"/>
              </w:rPr>
            </w:pPr>
            <w:r w:rsidRPr="003B7F9F">
              <w:rPr>
                <w:rFonts w:ascii="Times New Roman" w:hAnsi="Times New Roman"/>
              </w:rPr>
              <w:t xml:space="preserve">  "loanTerm": 39,</w:t>
            </w:r>
          </w:p>
          <w:p w14:paraId="40001821" w14:textId="77777777" w:rsidR="003B7F9F" w:rsidRPr="003B7F9F" w:rsidRDefault="003B7F9F" w:rsidP="003B7F9F">
            <w:pPr>
              <w:rPr>
                <w:rFonts w:ascii="Times New Roman" w:hAnsi="Times New Roman"/>
              </w:rPr>
            </w:pPr>
            <w:r w:rsidRPr="003B7F9F">
              <w:rPr>
                <w:rFonts w:ascii="Times New Roman" w:hAnsi="Times New Roman"/>
              </w:rPr>
              <w:t xml:space="preserve">  "principalGracePeriod": 0,</w:t>
            </w:r>
          </w:p>
          <w:p w14:paraId="5EAA78BD" w14:textId="77777777" w:rsidR="003B7F9F" w:rsidRPr="003B7F9F" w:rsidRDefault="003B7F9F" w:rsidP="003B7F9F">
            <w:pPr>
              <w:rPr>
                <w:rFonts w:ascii="Times New Roman" w:hAnsi="Times New Roman"/>
              </w:rPr>
            </w:pPr>
            <w:r w:rsidRPr="003B7F9F">
              <w:rPr>
                <w:rFonts w:ascii="Times New Roman" w:hAnsi="Times New Roman"/>
              </w:rPr>
              <w:t xml:space="preserve">  "interestGracePeriod": 0,</w:t>
            </w:r>
          </w:p>
          <w:p w14:paraId="4CE6C0D4" w14:textId="77777777" w:rsidR="003B7F9F" w:rsidRPr="003B7F9F" w:rsidRDefault="003B7F9F" w:rsidP="003B7F9F">
            <w:pPr>
              <w:rPr>
                <w:rFonts w:ascii="Times New Roman" w:hAnsi="Times New Roman"/>
              </w:rPr>
            </w:pPr>
            <w:r w:rsidRPr="003B7F9F">
              <w:rPr>
                <w:rFonts w:ascii="Times New Roman" w:hAnsi="Times New Roman"/>
              </w:rPr>
              <w:t xml:space="preserve">  "loanMethod": "Agreement",</w:t>
            </w:r>
          </w:p>
          <w:p w14:paraId="4B805A82" w14:textId="77777777" w:rsidR="003B7F9F" w:rsidRPr="003B7F9F" w:rsidRDefault="003B7F9F" w:rsidP="003B7F9F">
            <w:pPr>
              <w:rPr>
                <w:rFonts w:ascii="Times New Roman" w:hAnsi="Times New Roman"/>
              </w:rPr>
            </w:pPr>
            <w:r w:rsidRPr="003B7F9F">
              <w:rPr>
                <w:rFonts w:ascii="Times New Roman" w:hAnsi="Times New Roman"/>
              </w:rPr>
              <w:t xml:space="preserve">  "loanMethodName": "Agreement",</w:t>
            </w:r>
          </w:p>
          <w:p w14:paraId="161D10BC" w14:textId="77777777" w:rsidR="003B7F9F" w:rsidRPr="003B7F9F" w:rsidRDefault="003B7F9F" w:rsidP="003B7F9F">
            <w:pPr>
              <w:rPr>
                <w:rFonts w:ascii="Times New Roman" w:hAnsi="Times New Roman"/>
              </w:rPr>
            </w:pPr>
            <w:r w:rsidRPr="003B7F9F">
              <w:rPr>
                <w:rFonts w:ascii="Times New Roman" w:hAnsi="Times New Roman"/>
              </w:rPr>
              <w:t xml:space="preserve">  "disbursementMethod": "Cash",</w:t>
            </w:r>
          </w:p>
          <w:p w14:paraId="7417B829" w14:textId="77777777" w:rsidR="003B7F9F" w:rsidRPr="003B7F9F" w:rsidRDefault="003B7F9F" w:rsidP="003B7F9F">
            <w:pPr>
              <w:rPr>
                <w:rFonts w:ascii="Times New Roman" w:hAnsi="Times New Roman"/>
              </w:rPr>
            </w:pPr>
            <w:r w:rsidRPr="003B7F9F">
              <w:rPr>
                <w:rFonts w:ascii="Times New Roman" w:hAnsi="Times New Roman"/>
              </w:rPr>
              <w:t xml:space="preserve">  "disbursementMethodName": "Cash",</w:t>
            </w:r>
          </w:p>
          <w:p w14:paraId="4D01021E" w14:textId="77777777" w:rsidR="003B7F9F" w:rsidRPr="003B7F9F" w:rsidRDefault="003B7F9F" w:rsidP="003B7F9F">
            <w:pPr>
              <w:rPr>
                <w:rFonts w:ascii="Times New Roman" w:hAnsi="Times New Roman"/>
              </w:rPr>
            </w:pPr>
            <w:r w:rsidRPr="003B7F9F">
              <w:rPr>
                <w:rFonts w:ascii="Times New Roman" w:hAnsi="Times New Roman"/>
              </w:rPr>
              <w:t xml:space="preserve">  "principalRepaymentMethod": "Monthly",</w:t>
            </w:r>
          </w:p>
          <w:p w14:paraId="3ABB113D" w14:textId="77777777" w:rsidR="003B7F9F" w:rsidRPr="003B7F9F" w:rsidRDefault="003B7F9F" w:rsidP="003B7F9F">
            <w:pPr>
              <w:rPr>
                <w:rFonts w:ascii="Times New Roman" w:hAnsi="Times New Roman"/>
              </w:rPr>
            </w:pPr>
            <w:r w:rsidRPr="003B7F9F">
              <w:rPr>
                <w:rFonts w:ascii="Times New Roman" w:hAnsi="Times New Roman"/>
              </w:rPr>
              <w:t xml:space="preserve">  "principalRepaymentMethodName": "Monthly",</w:t>
            </w:r>
          </w:p>
          <w:p w14:paraId="359130EB" w14:textId="77777777" w:rsidR="003B7F9F" w:rsidRPr="003B7F9F" w:rsidRDefault="003B7F9F" w:rsidP="003B7F9F">
            <w:pPr>
              <w:rPr>
                <w:rFonts w:ascii="Times New Roman" w:hAnsi="Times New Roman"/>
              </w:rPr>
            </w:pPr>
            <w:r w:rsidRPr="003B7F9F">
              <w:rPr>
                <w:rFonts w:ascii="Times New Roman" w:hAnsi="Times New Roman"/>
              </w:rPr>
              <w:t xml:space="preserve">  "interestRepaymentMethod": "Other",</w:t>
            </w:r>
          </w:p>
          <w:p w14:paraId="1E0E8675" w14:textId="77777777" w:rsidR="003B7F9F" w:rsidRPr="003B7F9F" w:rsidRDefault="003B7F9F" w:rsidP="003B7F9F">
            <w:pPr>
              <w:rPr>
                <w:rFonts w:ascii="Times New Roman" w:hAnsi="Times New Roman"/>
              </w:rPr>
            </w:pPr>
            <w:r w:rsidRPr="003B7F9F">
              <w:rPr>
                <w:rFonts w:ascii="Times New Roman" w:hAnsi="Times New Roman"/>
              </w:rPr>
              <w:t xml:space="preserve">  "interestRepaymentMethodName": "Other",</w:t>
            </w:r>
          </w:p>
          <w:p w14:paraId="2E48FD3D" w14:textId="77777777" w:rsidR="003B7F9F" w:rsidRPr="003B7F9F" w:rsidRDefault="003B7F9F" w:rsidP="003B7F9F">
            <w:pPr>
              <w:rPr>
                <w:rFonts w:ascii="Times New Roman" w:hAnsi="Times New Roman"/>
              </w:rPr>
            </w:pPr>
            <w:r w:rsidRPr="003B7F9F">
              <w:rPr>
                <w:rFonts w:ascii="Times New Roman" w:hAnsi="Times New Roman"/>
              </w:rPr>
              <w:t xml:space="preserve">  "collaterals": [</w:t>
            </w:r>
          </w:p>
          <w:p w14:paraId="4127D29E"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2FC7DFDA" w14:textId="77777777" w:rsidR="003B7F9F" w:rsidRPr="003B7F9F" w:rsidRDefault="003B7F9F" w:rsidP="003B7F9F">
            <w:pPr>
              <w:rPr>
                <w:rFonts w:ascii="Times New Roman" w:hAnsi="Times New Roman"/>
              </w:rPr>
            </w:pPr>
            <w:r w:rsidRPr="003B7F9F">
              <w:rPr>
                <w:rFonts w:ascii="Times New Roman" w:hAnsi="Times New Roman"/>
              </w:rPr>
              <w:t xml:space="preserve">      "collateralTypeText": "Movable property",</w:t>
            </w:r>
          </w:p>
          <w:p w14:paraId="21E3699E" w14:textId="77777777" w:rsidR="003B7F9F" w:rsidRPr="003B7F9F" w:rsidRDefault="003B7F9F" w:rsidP="003B7F9F">
            <w:pPr>
              <w:rPr>
                <w:rFonts w:ascii="Times New Roman" w:hAnsi="Times New Roman"/>
              </w:rPr>
            </w:pPr>
            <w:r w:rsidRPr="003B7F9F">
              <w:rPr>
                <w:rFonts w:ascii="Times New Roman" w:hAnsi="Times New Roman"/>
              </w:rPr>
              <w:t xml:space="preserve">      "owners": [</w:t>
            </w:r>
          </w:p>
          <w:p w14:paraId="2C578773"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34F41155" w14:textId="77777777" w:rsidR="003B7F9F" w:rsidRPr="003B7F9F" w:rsidRDefault="003B7F9F" w:rsidP="003B7F9F">
            <w:pPr>
              <w:rPr>
                <w:rFonts w:ascii="Times New Roman" w:hAnsi="Times New Roman"/>
              </w:rPr>
            </w:pPr>
            <w:r w:rsidRPr="003B7F9F">
              <w:rPr>
                <w:rFonts w:ascii="Times New Roman" w:hAnsi="Times New Roman"/>
              </w:rPr>
              <w:t xml:space="preserve">          "ownerFullName": "Trần Thị Lan",</w:t>
            </w:r>
          </w:p>
          <w:p w14:paraId="1249B975" w14:textId="77777777" w:rsidR="003B7F9F" w:rsidRPr="003B7F9F" w:rsidRDefault="003B7F9F" w:rsidP="003B7F9F">
            <w:pPr>
              <w:rPr>
                <w:rFonts w:ascii="Times New Roman" w:hAnsi="Times New Roman"/>
              </w:rPr>
            </w:pPr>
            <w:r w:rsidRPr="003B7F9F">
              <w:rPr>
                <w:rFonts w:ascii="Times New Roman" w:hAnsi="Times New Roman"/>
              </w:rPr>
              <w:t xml:space="preserve">          "relationshipTypeText": "Client"</w:t>
            </w:r>
          </w:p>
          <w:p w14:paraId="315C6D3C"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41D76552" w14:textId="194C9DC6" w:rsidR="003B7F9F" w:rsidRDefault="003B7F9F" w:rsidP="003B7F9F">
            <w:pPr>
              <w:rPr>
                <w:rFonts w:ascii="Times New Roman" w:hAnsi="Times New Roman"/>
              </w:rPr>
            </w:pPr>
            <w:r w:rsidRPr="003B7F9F">
              <w:rPr>
                <w:rFonts w:ascii="Times New Roman" w:hAnsi="Times New Roman"/>
              </w:rPr>
              <w:t xml:space="preserve">      ],</w:t>
            </w:r>
            <w:r w:rsidR="00FE0673">
              <w:rPr>
                <w:rFonts w:ascii="Times New Roman" w:hAnsi="Times New Roman"/>
              </w:rPr>
              <w:t xml:space="preserve"> </w:t>
            </w:r>
          </w:p>
          <w:p w14:paraId="52E1F881" w14:textId="07B582C9" w:rsidR="00FE0673" w:rsidRPr="003B7F9F" w:rsidRDefault="00FE0673" w:rsidP="003B7F9F">
            <w:pPr>
              <w:rPr>
                <w:rFonts w:ascii="Times New Roman" w:hAnsi="Times New Roman"/>
              </w:rPr>
            </w:pPr>
            <w:commentRangeStart w:id="135"/>
            <w:commentRangeEnd w:id="135"/>
            <w:r>
              <w:rPr>
                <w:rStyle w:val="CommentReference"/>
              </w:rPr>
              <w:commentReference w:id="135"/>
            </w:r>
            <w:ins w:id="136" w:author="Волков Сергей" w:date="2026-10-12T10:42:00Z">
              <w:r w:rsidR="009F14FC" w:rsidRPr="003B03EE">
                <w:rPr>
                  <w:rFonts w:ascii="Times New Roman" w:eastAsiaTheme="minorEastAsia" w:hAnsi="Times New Roman"/>
                  <w:sz w:val="22"/>
                  <w:szCs w:val="22"/>
                </w:rPr>
                <w:t xml:space="preserve"> </w:t>
              </w:r>
            </w:ins>
            <w:ins w:id="137" w:author="Волков Сергей" w:date="2026-10-12T10:43:00Z">
              <w:r w:rsidR="009F14FC">
                <w:rPr>
                  <w:rFonts w:ascii="Times New Roman" w:eastAsiaTheme="minorEastAsia" w:hAnsi="Times New Roman"/>
                  <w:sz w:val="22"/>
                  <w:szCs w:val="22"/>
                </w:rPr>
                <w:t xml:space="preserve">     </w:t>
              </w:r>
              <w:r w:rsidR="009F14FC" w:rsidRPr="003B7F9F">
                <w:rPr>
                  <w:rFonts w:ascii="Times New Roman" w:hAnsi="Times New Roman"/>
                </w:rPr>
                <w:t>"</w:t>
              </w:r>
            </w:ins>
            <w:ins w:id="138" w:author="Волков Сергей" w:date="2026-10-12T10:42:00Z">
              <w:r w:rsidR="009F14FC" w:rsidRPr="009F14FC">
                <w:rPr>
                  <w:rFonts w:ascii="Times New Roman" w:hAnsi="Times New Roman"/>
                  <w:rPrChange w:id="139" w:author="Волков Сергей" w:date="2026-10-12T10:43:00Z">
                    <w:rPr>
                      <w:rFonts w:ascii="Times New Roman" w:eastAsiaTheme="minorEastAsia" w:hAnsi="Times New Roman"/>
                      <w:sz w:val="22"/>
                      <w:szCs w:val="22"/>
                      <w:lang w:val="ru-RU"/>
                    </w:rPr>
                  </w:rPrChange>
                </w:rPr>
                <w:t>collateralCode</w:t>
              </w:r>
            </w:ins>
            <w:ins w:id="140" w:author="Волков Сергей" w:date="2026-10-12T10:43:00Z">
              <w:r w:rsidR="009F14FC" w:rsidRPr="003B7F9F">
                <w:rPr>
                  <w:rFonts w:ascii="Times New Roman" w:hAnsi="Times New Roman"/>
                </w:rPr>
                <w:t>": "Text",</w:t>
              </w:r>
            </w:ins>
          </w:p>
          <w:p w14:paraId="7F56E269" w14:textId="77777777" w:rsidR="003B7F9F" w:rsidRPr="003B7F9F" w:rsidRDefault="003B7F9F" w:rsidP="003B7F9F">
            <w:pPr>
              <w:rPr>
                <w:rFonts w:ascii="Times New Roman" w:hAnsi="Times New Roman"/>
              </w:rPr>
            </w:pPr>
            <w:r w:rsidRPr="003B7F9F">
              <w:rPr>
                <w:rFonts w:ascii="Times New Roman" w:hAnsi="Times New Roman"/>
              </w:rPr>
              <w:t xml:space="preserve">      "collateralDescription": "Text",</w:t>
            </w:r>
          </w:p>
          <w:p w14:paraId="4338DE5D" w14:textId="77777777" w:rsidR="003B7F9F" w:rsidRPr="003B7F9F" w:rsidRDefault="003B7F9F" w:rsidP="003B7F9F">
            <w:pPr>
              <w:rPr>
                <w:rFonts w:ascii="Times New Roman" w:hAnsi="Times New Roman"/>
              </w:rPr>
            </w:pPr>
            <w:r w:rsidRPr="003B7F9F">
              <w:rPr>
                <w:rFonts w:ascii="Times New Roman" w:hAnsi="Times New Roman"/>
              </w:rPr>
              <w:t xml:space="preserve">      "estimatedValue": 87656,</w:t>
            </w:r>
          </w:p>
          <w:p w14:paraId="77B77850" w14:textId="77777777" w:rsidR="003B7F9F" w:rsidRPr="003B7F9F" w:rsidRDefault="003B7F9F" w:rsidP="003B7F9F">
            <w:pPr>
              <w:rPr>
                <w:rFonts w:ascii="Times New Roman" w:hAnsi="Times New Roman"/>
              </w:rPr>
            </w:pPr>
            <w:r w:rsidRPr="003B7F9F">
              <w:rPr>
                <w:rFonts w:ascii="Times New Roman" w:hAnsi="Times New Roman"/>
              </w:rPr>
              <w:lastRenderedPageBreak/>
              <w:t xml:space="preserve">      "vehicleTypeText": "Passenger car over 35 seats",</w:t>
            </w:r>
          </w:p>
          <w:p w14:paraId="548F8FCB" w14:textId="77777777" w:rsidR="003B7F9F" w:rsidRPr="003B7F9F" w:rsidRDefault="003B7F9F" w:rsidP="003B7F9F">
            <w:pPr>
              <w:rPr>
                <w:rFonts w:ascii="Times New Roman" w:hAnsi="Times New Roman"/>
              </w:rPr>
            </w:pPr>
            <w:r w:rsidRPr="003B7F9F">
              <w:rPr>
                <w:rFonts w:ascii="Times New Roman" w:hAnsi="Times New Roman"/>
              </w:rPr>
              <w:t xml:space="preserve">      "vehicleConditionText": "New car",</w:t>
            </w:r>
          </w:p>
          <w:p w14:paraId="228C4CF8" w14:textId="77777777" w:rsidR="003B7F9F" w:rsidRPr="003B7F9F" w:rsidRDefault="003B7F9F" w:rsidP="003B7F9F">
            <w:pPr>
              <w:rPr>
                <w:rFonts w:ascii="Times New Roman" w:hAnsi="Times New Roman"/>
              </w:rPr>
            </w:pPr>
            <w:r w:rsidRPr="003B7F9F">
              <w:rPr>
                <w:rFonts w:ascii="Times New Roman" w:hAnsi="Times New Roman"/>
              </w:rPr>
              <w:t xml:space="preserve">      "carBrandText": "DAEWOO",</w:t>
            </w:r>
          </w:p>
          <w:p w14:paraId="7B7180FC" w14:textId="77777777" w:rsidR="003B7F9F" w:rsidRPr="003B7F9F" w:rsidRDefault="003B7F9F" w:rsidP="003B7F9F">
            <w:pPr>
              <w:rPr>
                <w:rFonts w:ascii="Times New Roman" w:hAnsi="Times New Roman"/>
              </w:rPr>
            </w:pPr>
            <w:r w:rsidRPr="003B7F9F">
              <w:rPr>
                <w:rFonts w:ascii="Times New Roman" w:hAnsi="Times New Roman"/>
              </w:rPr>
              <w:t xml:space="preserve">      "carModelText": "Xe Ben K4DEF",</w:t>
            </w:r>
          </w:p>
          <w:p w14:paraId="4C6E3AE8" w14:textId="77777777" w:rsidR="003B7F9F" w:rsidRPr="003B7F9F" w:rsidRDefault="003B7F9F" w:rsidP="003B7F9F">
            <w:pPr>
              <w:rPr>
                <w:rFonts w:ascii="Times New Roman" w:hAnsi="Times New Roman"/>
              </w:rPr>
            </w:pPr>
            <w:r w:rsidRPr="003B7F9F">
              <w:rPr>
                <w:rFonts w:ascii="Times New Roman" w:hAnsi="Times New Roman"/>
              </w:rPr>
              <w:t xml:space="preserve">      "chassisNumber": "234234",</w:t>
            </w:r>
          </w:p>
          <w:p w14:paraId="3BD6BDC2" w14:textId="77777777" w:rsidR="003B7F9F" w:rsidRPr="003B7F9F" w:rsidRDefault="003B7F9F" w:rsidP="003B7F9F">
            <w:pPr>
              <w:rPr>
                <w:rFonts w:ascii="Times New Roman" w:hAnsi="Times New Roman"/>
              </w:rPr>
            </w:pPr>
            <w:r w:rsidRPr="003B7F9F">
              <w:rPr>
                <w:rFonts w:ascii="Times New Roman" w:hAnsi="Times New Roman"/>
              </w:rPr>
              <w:t xml:space="preserve">      "engineNumber": "234234",</w:t>
            </w:r>
          </w:p>
          <w:p w14:paraId="383A8F66" w14:textId="77777777" w:rsidR="003B7F9F" w:rsidRPr="003B7F9F" w:rsidRDefault="003B7F9F" w:rsidP="003B7F9F">
            <w:pPr>
              <w:rPr>
                <w:rFonts w:ascii="Times New Roman" w:hAnsi="Times New Roman"/>
              </w:rPr>
            </w:pPr>
            <w:r w:rsidRPr="003B7F9F">
              <w:rPr>
                <w:rFonts w:ascii="Times New Roman" w:hAnsi="Times New Roman"/>
              </w:rPr>
              <w:t xml:space="preserve">      "carYear": 2020,</w:t>
            </w:r>
          </w:p>
          <w:p w14:paraId="399C0051" w14:textId="77777777" w:rsidR="003B7F9F" w:rsidRPr="003B7F9F" w:rsidRDefault="003B7F9F" w:rsidP="003B7F9F">
            <w:pPr>
              <w:rPr>
                <w:rFonts w:ascii="Times New Roman" w:hAnsi="Times New Roman"/>
              </w:rPr>
            </w:pPr>
            <w:r w:rsidRPr="003B7F9F">
              <w:rPr>
                <w:rFonts w:ascii="Times New Roman" w:hAnsi="Times New Roman"/>
              </w:rPr>
              <w:t xml:space="preserve">      "carCountryText": "Russia",</w:t>
            </w:r>
          </w:p>
          <w:p w14:paraId="30C4E91C" w14:textId="77777777" w:rsidR="003B7F9F" w:rsidRPr="003B7F9F" w:rsidRDefault="003B7F9F" w:rsidP="003B7F9F">
            <w:pPr>
              <w:rPr>
                <w:rFonts w:ascii="Times New Roman" w:hAnsi="Times New Roman"/>
              </w:rPr>
            </w:pPr>
            <w:r w:rsidRPr="003B7F9F">
              <w:rPr>
                <w:rFonts w:ascii="Times New Roman" w:hAnsi="Times New Roman"/>
              </w:rPr>
              <w:t xml:space="preserve">      "licensePlate": "12313",</w:t>
            </w:r>
          </w:p>
          <w:p w14:paraId="0D2FAE2B" w14:textId="77777777" w:rsidR="003B7F9F" w:rsidRPr="003B7F9F" w:rsidRDefault="003B7F9F" w:rsidP="003B7F9F">
            <w:pPr>
              <w:rPr>
                <w:rFonts w:ascii="Times New Roman" w:hAnsi="Times New Roman"/>
              </w:rPr>
            </w:pPr>
            <w:r w:rsidRPr="003B7F9F">
              <w:rPr>
                <w:rFonts w:ascii="Times New Roman" w:hAnsi="Times New Roman"/>
              </w:rPr>
              <w:t xml:space="preserve">      "carColor": "yellow",</w:t>
            </w:r>
          </w:p>
          <w:p w14:paraId="793956AC" w14:textId="77777777" w:rsidR="003B7F9F" w:rsidRPr="003B7F9F" w:rsidRDefault="003B7F9F" w:rsidP="003B7F9F">
            <w:pPr>
              <w:rPr>
                <w:rFonts w:ascii="Times New Roman" w:hAnsi="Times New Roman"/>
              </w:rPr>
            </w:pPr>
            <w:r w:rsidRPr="003B7F9F">
              <w:rPr>
                <w:rFonts w:ascii="Times New Roman" w:hAnsi="Times New Roman"/>
              </w:rPr>
              <w:t xml:space="preserve">      "registrationNumber": "1334234",</w:t>
            </w:r>
          </w:p>
          <w:p w14:paraId="27BF0763" w14:textId="77777777" w:rsidR="003B7F9F" w:rsidRPr="003B7F9F" w:rsidRDefault="003B7F9F" w:rsidP="003B7F9F">
            <w:pPr>
              <w:rPr>
                <w:rFonts w:ascii="Times New Roman" w:hAnsi="Times New Roman"/>
              </w:rPr>
            </w:pPr>
            <w:r w:rsidRPr="003B7F9F">
              <w:rPr>
                <w:rFonts w:ascii="Times New Roman" w:hAnsi="Times New Roman"/>
              </w:rPr>
              <w:t xml:space="preserve">      "detailedCollateralTypeText": "Apartment",</w:t>
            </w:r>
          </w:p>
          <w:p w14:paraId="668B2107" w14:textId="77777777" w:rsidR="003B7F9F" w:rsidRPr="003B7F9F" w:rsidRDefault="003B7F9F" w:rsidP="003B7F9F">
            <w:pPr>
              <w:rPr>
                <w:rFonts w:ascii="Times New Roman" w:hAnsi="Times New Roman"/>
              </w:rPr>
            </w:pPr>
            <w:r w:rsidRPr="003B7F9F">
              <w:rPr>
                <w:rFonts w:ascii="Times New Roman" w:hAnsi="Times New Roman"/>
              </w:rPr>
              <w:t xml:space="preserve">      "lotNumber": "234234234",</w:t>
            </w:r>
          </w:p>
          <w:p w14:paraId="027EEF00" w14:textId="77777777" w:rsidR="003B7F9F" w:rsidRPr="003B7F9F" w:rsidRDefault="003B7F9F" w:rsidP="003B7F9F">
            <w:pPr>
              <w:rPr>
                <w:rFonts w:ascii="Times New Roman" w:hAnsi="Times New Roman"/>
              </w:rPr>
            </w:pPr>
            <w:r w:rsidRPr="003B7F9F">
              <w:rPr>
                <w:rFonts w:ascii="Times New Roman" w:hAnsi="Times New Roman"/>
              </w:rPr>
              <w:t xml:space="preserve">      "mapSheetNumber": "234234234",</w:t>
            </w:r>
          </w:p>
          <w:p w14:paraId="5AA3843A" w14:textId="77777777" w:rsidR="003B7F9F" w:rsidRPr="003B7F9F" w:rsidRDefault="003B7F9F" w:rsidP="003B7F9F">
            <w:pPr>
              <w:rPr>
                <w:rFonts w:ascii="Times New Roman" w:hAnsi="Times New Roman"/>
              </w:rPr>
            </w:pPr>
            <w:r w:rsidRPr="003B7F9F">
              <w:rPr>
                <w:rFonts w:ascii="Times New Roman" w:hAnsi="Times New Roman"/>
              </w:rPr>
              <w:t xml:space="preserve">      "certNumber": "234234234",</w:t>
            </w:r>
          </w:p>
          <w:p w14:paraId="4E148BE0" w14:textId="77777777" w:rsidR="003B7F9F" w:rsidRPr="003B7F9F" w:rsidRDefault="003B7F9F" w:rsidP="003B7F9F">
            <w:pPr>
              <w:rPr>
                <w:rFonts w:ascii="Times New Roman" w:hAnsi="Times New Roman"/>
              </w:rPr>
            </w:pPr>
            <w:r w:rsidRPr="003B7F9F">
              <w:rPr>
                <w:rFonts w:ascii="Times New Roman" w:hAnsi="Times New Roman"/>
              </w:rPr>
              <w:t xml:space="preserve">      "legalDocuments": [</w:t>
            </w:r>
          </w:p>
          <w:p w14:paraId="0546E2F3"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0B7D3E33" w14:textId="77777777" w:rsidR="003B7F9F" w:rsidRPr="003B7F9F" w:rsidRDefault="003B7F9F" w:rsidP="003B7F9F">
            <w:pPr>
              <w:rPr>
                <w:rFonts w:ascii="Times New Roman" w:hAnsi="Times New Roman"/>
              </w:rPr>
            </w:pPr>
            <w:r w:rsidRPr="003B7F9F">
              <w:rPr>
                <w:rFonts w:ascii="Times New Roman" w:hAnsi="Times New Roman"/>
              </w:rPr>
              <w:t xml:space="preserve">          "documentType": "other",</w:t>
            </w:r>
          </w:p>
          <w:p w14:paraId="5EC7EDA9" w14:textId="77777777" w:rsidR="003B7F9F" w:rsidRPr="003B7F9F" w:rsidRDefault="003B7F9F" w:rsidP="003B7F9F">
            <w:pPr>
              <w:rPr>
                <w:rFonts w:ascii="Times New Roman" w:hAnsi="Times New Roman"/>
              </w:rPr>
            </w:pPr>
            <w:r w:rsidRPr="003B7F9F">
              <w:rPr>
                <w:rFonts w:ascii="Times New Roman" w:hAnsi="Times New Roman"/>
              </w:rPr>
              <w:t xml:space="preserve">          "documentTypeOther": "Text",</w:t>
            </w:r>
          </w:p>
          <w:p w14:paraId="36F56302" w14:textId="77777777" w:rsidR="003B7F9F" w:rsidRPr="003B7F9F" w:rsidRDefault="003B7F9F" w:rsidP="003B7F9F">
            <w:pPr>
              <w:rPr>
                <w:rFonts w:ascii="Times New Roman" w:hAnsi="Times New Roman"/>
              </w:rPr>
            </w:pPr>
            <w:r w:rsidRPr="003B7F9F">
              <w:rPr>
                <w:rFonts w:ascii="Times New Roman" w:hAnsi="Times New Roman"/>
              </w:rPr>
              <w:t xml:space="preserve">          "documentTypeText": "Agreement document",</w:t>
            </w:r>
          </w:p>
          <w:p w14:paraId="7EE40BCE" w14:textId="77777777" w:rsidR="003B7F9F" w:rsidRPr="003B7F9F" w:rsidRDefault="003B7F9F" w:rsidP="003B7F9F">
            <w:pPr>
              <w:rPr>
                <w:rFonts w:ascii="Times New Roman" w:hAnsi="Times New Roman"/>
              </w:rPr>
            </w:pPr>
            <w:r w:rsidRPr="003B7F9F">
              <w:rPr>
                <w:rFonts w:ascii="Times New Roman" w:hAnsi="Times New Roman"/>
              </w:rPr>
              <w:t xml:space="preserve">          "documentNumber": "32",</w:t>
            </w:r>
          </w:p>
          <w:p w14:paraId="0DA5D400" w14:textId="77777777" w:rsidR="003B7F9F" w:rsidRPr="003B7F9F" w:rsidRDefault="003B7F9F" w:rsidP="003B7F9F">
            <w:pPr>
              <w:rPr>
                <w:rFonts w:ascii="Times New Roman" w:hAnsi="Times New Roman"/>
              </w:rPr>
            </w:pPr>
            <w:r w:rsidRPr="003B7F9F">
              <w:rPr>
                <w:rFonts w:ascii="Times New Roman" w:hAnsi="Times New Roman"/>
              </w:rPr>
              <w:t xml:space="preserve">          "documentIssuePlace": "23",</w:t>
            </w:r>
          </w:p>
          <w:p w14:paraId="2DC2C8B6" w14:textId="77777777" w:rsidR="003B7F9F" w:rsidRPr="003B7F9F" w:rsidRDefault="003B7F9F" w:rsidP="003B7F9F">
            <w:pPr>
              <w:rPr>
                <w:rFonts w:ascii="Times New Roman" w:hAnsi="Times New Roman"/>
              </w:rPr>
            </w:pPr>
            <w:r w:rsidRPr="003B7F9F">
              <w:rPr>
                <w:rFonts w:ascii="Times New Roman" w:hAnsi="Times New Roman"/>
              </w:rPr>
              <w:t xml:space="preserve">          "documentIssueDate": "2026-10-11T21:00:00.000Z"</w:t>
            </w:r>
          </w:p>
          <w:p w14:paraId="249AB740"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5E74D084"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42702F9F"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64DFAE2B"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7429856E" w14:textId="77777777" w:rsidR="003B7F9F" w:rsidRPr="003B7F9F" w:rsidRDefault="003B7F9F" w:rsidP="003B7F9F">
            <w:pPr>
              <w:rPr>
                <w:rFonts w:ascii="Times New Roman" w:hAnsi="Times New Roman"/>
              </w:rPr>
            </w:pPr>
            <w:r w:rsidRPr="003B7F9F">
              <w:rPr>
                <w:rFonts w:ascii="Times New Roman" w:hAnsi="Times New Roman"/>
              </w:rPr>
              <w:t xml:space="preserve">  "advancedPaymentConditions": [</w:t>
            </w:r>
          </w:p>
          <w:p w14:paraId="77F0B6AF"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689D3CCD" w14:textId="77777777" w:rsidR="003B7F9F" w:rsidRPr="003B7F9F" w:rsidRDefault="003B7F9F" w:rsidP="003B7F9F">
            <w:pPr>
              <w:rPr>
                <w:rFonts w:ascii="Times New Roman" w:hAnsi="Times New Roman"/>
              </w:rPr>
            </w:pPr>
            <w:r w:rsidRPr="003B7F9F">
              <w:rPr>
                <w:rFonts w:ascii="Times New Roman" w:hAnsi="Times New Roman"/>
              </w:rPr>
              <w:t xml:space="preserve">      "advancedPaymentCondition": "Text"</w:t>
            </w:r>
          </w:p>
          <w:p w14:paraId="73326D98"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70A35A59"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45CE0B88" w14:textId="77777777" w:rsidR="003B7F9F" w:rsidRPr="003B7F9F" w:rsidRDefault="003B7F9F" w:rsidP="003B7F9F">
            <w:pPr>
              <w:rPr>
                <w:rFonts w:ascii="Times New Roman" w:hAnsi="Times New Roman"/>
              </w:rPr>
            </w:pPr>
            <w:r w:rsidRPr="003B7F9F">
              <w:rPr>
                <w:rFonts w:ascii="Times New Roman" w:hAnsi="Times New Roman"/>
              </w:rPr>
              <w:t xml:space="preserve">  "afterPaymentConditions": "Text",</w:t>
            </w:r>
          </w:p>
          <w:p w14:paraId="0C9D3C59" w14:textId="77777777" w:rsidR="003B7F9F" w:rsidRPr="003B7F9F" w:rsidRDefault="003B7F9F" w:rsidP="003B7F9F">
            <w:pPr>
              <w:rPr>
                <w:rFonts w:ascii="Times New Roman" w:hAnsi="Times New Roman"/>
              </w:rPr>
            </w:pPr>
            <w:r w:rsidRPr="003B7F9F">
              <w:rPr>
                <w:rFonts w:ascii="Times New Roman" w:hAnsi="Times New Roman"/>
              </w:rPr>
              <w:t xml:space="preserve">  "approvalLevel": "A",</w:t>
            </w:r>
          </w:p>
          <w:p w14:paraId="0720D0F1" w14:textId="77777777" w:rsidR="003B7F9F" w:rsidRPr="003B7F9F" w:rsidRDefault="003B7F9F" w:rsidP="003B7F9F">
            <w:pPr>
              <w:rPr>
                <w:rFonts w:ascii="Times New Roman" w:hAnsi="Times New Roman"/>
              </w:rPr>
            </w:pPr>
            <w:r w:rsidRPr="003B7F9F">
              <w:rPr>
                <w:rFonts w:ascii="Times New Roman" w:hAnsi="Times New Roman"/>
              </w:rPr>
              <w:t xml:space="preserve">  "approvalSysName": "AGREE_ADD_COND",</w:t>
            </w:r>
          </w:p>
          <w:p w14:paraId="10FC6048" w14:textId="77777777" w:rsidR="003B7F9F" w:rsidRPr="003B7F9F" w:rsidRDefault="003B7F9F" w:rsidP="003B7F9F">
            <w:pPr>
              <w:rPr>
                <w:rFonts w:ascii="Times New Roman" w:hAnsi="Times New Roman"/>
              </w:rPr>
            </w:pPr>
            <w:r w:rsidRPr="003B7F9F">
              <w:rPr>
                <w:rFonts w:ascii="Times New Roman" w:hAnsi="Times New Roman"/>
              </w:rPr>
              <w:t xml:space="preserve">  "approvalName": "Agree with additional conditions",</w:t>
            </w:r>
          </w:p>
          <w:p w14:paraId="3D065C82" w14:textId="77777777" w:rsidR="003B7F9F" w:rsidRPr="003B7F9F" w:rsidRDefault="003B7F9F" w:rsidP="003B7F9F">
            <w:pPr>
              <w:rPr>
                <w:rFonts w:ascii="Times New Roman" w:hAnsi="Times New Roman"/>
              </w:rPr>
            </w:pPr>
            <w:r w:rsidRPr="003B7F9F">
              <w:rPr>
                <w:rFonts w:ascii="Times New Roman" w:hAnsi="Times New Roman"/>
              </w:rPr>
              <w:t xml:space="preserve">  "approvalNote": "Text",</w:t>
            </w:r>
          </w:p>
          <w:p w14:paraId="3817C377" w14:textId="77777777" w:rsidR="003B7F9F" w:rsidRPr="003B7F9F" w:rsidRDefault="003B7F9F" w:rsidP="003B7F9F">
            <w:pPr>
              <w:rPr>
                <w:rFonts w:ascii="Times New Roman" w:hAnsi="Times New Roman"/>
              </w:rPr>
            </w:pPr>
            <w:r w:rsidRPr="003B7F9F">
              <w:rPr>
                <w:rFonts w:ascii="Times New Roman" w:hAnsi="Times New Roman"/>
              </w:rPr>
              <w:t xml:space="preserve">  "approvalBy": "AnhNV1",</w:t>
            </w:r>
          </w:p>
          <w:p w14:paraId="02B276B7" w14:textId="77777777" w:rsidR="003B7F9F" w:rsidRPr="003B7F9F" w:rsidRDefault="003B7F9F" w:rsidP="003B7F9F">
            <w:pPr>
              <w:rPr>
                <w:rFonts w:ascii="Times New Roman" w:hAnsi="Times New Roman"/>
              </w:rPr>
            </w:pPr>
            <w:r w:rsidRPr="003B7F9F">
              <w:rPr>
                <w:rFonts w:ascii="Times New Roman" w:hAnsi="Times New Roman"/>
              </w:rPr>
              <w:t xml:space="preserve">  "approvalDate": "2026-09-30T11:32:19.252Z",</w:t>
            </w:r>
          </w:p>
          <w:p w14:paraId="1380ECBA" w14:textId="77777777" w:rsidR="003B7F9F" w:rsidRPr="003B7F9F" w:rsidRDefault="003B7F9F" w:rsidP="003B7F9F">
            <w:pPr>
              <w:rPr>
                <w:rFonts w:ascii="Times New Roman" w:hAnsi="Times New Roman"/>
              </w:rPr>
            </w:pPr>
            <w:r w:rsidRPr="003B7F9F">
              <w:rPr>
                <w:rFonts w:ascii="Times New Roman" w:hAnsi="Times New Roman"/>
              </w:rPr>
              <w:t xml:space="preserve">  "documentsAttachment": [</w:t>
            </w:r>
          </w:p>
          <w:p w14:paraId="54064F6C"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1121C764" w14:textId="77777777" w:rsidR="003B7F9F" w:rsidRPr="003B7F9F" w:rsidRDefault="003B7F9F" w:rsidP="003B7F9F">
            <w:pPr>
              <w:rPr>
                <w:rFonts w:ascii="Times New Roman" w:hAnsi="Times New Roman"/>
              </w:rPr>
            </w:pPr>
            <w:r w:rsidRPr="003B7F9F">
              <w:rPr>
                <w:rFonts w:ascii="Times New Roman" w:hAnsi="Times New Roman"/>
              </w:rPr>
              <w:t xml:space="preserve">      "docId": "42344543543545",</w:t>
            </w:r>
          </w:p>
          <w:p w14:paraId="57EB030B" w14:textId="77777777" w:rsidR="003B7F9F" w:rsidRPr="003B7F9F" w:rsidRDefault="003B7F9F" w:rsidP="003B7F9F">
            <w:pPr>
              <w:rPr>
                <w:rFonts w:ascii="Times New Roman" w:hAnsi="Times New Roman"/>
              </w:rPr>
            </w:pPr>
            <w:r w:rsidRPr="003B7F9F">
              <w:rPr>
                <w:rFonts w:ascii="Times New Roman" w:hAnsi="Times New Roman"/>
              </w:rPr>
              <w:lastRenderedPageBreak/>
              <w:t xml:space="preserve">      "typeSysName": "Other",</w:t>
            </w:r>
          </w:p>
          <w:p w14:paraId="6DE0B448" w14:textId="77777777" w:rsidR="003B7F9F" w:rsidRPr="003B7F9F" w:rsidRDefault="003B7F9F" w:rsidP="003B7F9F">
            <w:pPr>
              <w:rPr>
                <w:rFonts w:ascii="Times New Roman" w:hAnsi="Times New Roman"/>
              </w:rPr>
            </w:pPr>
            <w:r w:rsidRPr="003B7F9F">
              <w:rPr>
                <w:rFonts w:ascii="Times New Roman" w:hAnsi="Times New Roman"/>
              </w:rPr>
              <w:t xml:space="preserve">      "typeName": "Other documents",</w:t>
            </w:r>
          </w:p>
          <w:p w14:paraId="60710E96" w14:textId="77777777" w:rsidR="003B7F9F" w:rsidRPr="003B7F9F" w:rsidRDefault="003B7F9F" w:rsidP="003B7F9F">
            <w:pPr>
              <w:rPr>
                <w:rFonts w:ascii="Times New Roman" w:hAnsi="Times New Roman"/>
              </w:rPr>
            </w:pPr>
            <w:r w:rsidRPr="003B7F9F">
              <w:rPr>
                <w:rFonts w:ascii="Times New Roman" w:hAnsi="Times New Roman"/>
              </w:rPr>
              <w:t xml:space="preserve">      "attachName": "File.txt",</w:t>
            </w:r>
          </w:p>
          <w:p w14:paraId="6C498800" w14:textId="77777777" w:rsidR="003B7F9F" w:rsidRPr="003B7F9F" w:rsidRDefault="003B7F9F" w:rsidP="003B7F9F">
            <w:pPr>
              <w:rPr>
                <w:rFonts w:ascii="Times New Roman" w:hAnsi="Times New Roman"/>
              </w:rPr>
            </w:pPr>
            <w:r w:rsidRPr="003B7F9F">
              <w:rPr>
                <w:rFonts w:ascii="Times New Roman" w:hAnsi="Times New Roman"/>
              </w:rPr>
              <w:t xml:space="preserve">      "attachCreator": "AnhNV1",</w:t>
            </w:r>
          </w:p>
          <w:p w14:paraId="5BF35D56" w14:textId="77777777" w:rsidR="003B7F9F" w:rsidRPr="003B7F9F" w:rsidRDefault="003B7F9F" w:rsidP="003B7F9F">
            <w:pPr>
              <w:rPr>
                <w:rFonts w:ascii="Times New Roman" w:hAnsi="Times New Roman"/>
              </w:rPr>
            </w:pPr>
            <w:r w:rsidRPr="003B7F9F">
              <w:rPr>
                <w:rFonts w:ascii="Times New Roman" w:hAnsi="Times New Roman"/>
              </w:rPr>
              <w:t xml:space="preserve">      "attachCreateDate": "2026-09-29T22:01:15.301+0000"</w:t>
            </w:r>
          </w:p>
          <w:p w14:paraId="22509777"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08CF874D"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1C864B00" w14:textId="77777777" w:rsidR="003B7F9F" w:rsidRPr="003B7F9F" w:rsidRDefault="003B7F9F" w:rsidP="003B7F9F">
            <w:pPr>
              <w:rPr>
                <w:rFonts w:ascii="Times New Roman" w:hAnsi="Times New Roman"/>
              </w:rPr>
            </w:pPr>
            <w:r w:rsidRPr="003B7F9F">
              <w:rPr>
                <w:rFonts w:ascii="Times New Roman" w:hAnsi="Times New Roman"/>
              </w:rPr>
              <w:t xml:space="preserve">  "supplementalInterestRateInformation": [</w:t>
            </w:r>
          </w:p>
          <w:p w14:paraId="66F7F10D"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50E76673" w14:textId="77777777" w:rsidR="003B7F9F" w:rsidRPr="003B7F9F" w:rsidRDefault="003B7F9F" w:rsidP="003B7F9F">
            <w:pPr>
              <w:rPr>
                <w:rFonts w:ascii="Times New Roman" w:hAnsi="Times New Roman"/>
              </w:rPr>
            </w:pPr>
            <w:r w:rsidRPr="003B7F9F">
              <w:rPr>
                <w:rFonts w:ascii="Times New Roman" w:hAnsi="Times New Roman"/>
              </w:rPr>
              <w:t xml:space="preserve">      "appStateDataSource": "draftContract",</w:t>
            </w:r>
          </w:p>
          <w:p w14:paraId="585224BD" w14:textId="77777777" w:rsidR="003B7F9F" w:rsidRPr="003B7F9F" w:rsidRDefault="003B7F9F" w:rsidP="003B7F9F">
            <w:pPr>
              <w:rPr>
                <w:rFonts w:ascii="Times New Roman" w:hAnsi="Times New Roman"/>
              </w:rPr>
            </w:pPr>
            <w:r w:rsidRPr="003B7F9F">
              <w:rPr>
                <w:rFonts w:ascii="Times New Roman" w:hAnsi="Times New Roman"/>
              </w:rPr>
              <w:t xml:space="preserve">      "promotionProgram": "999990",</w:t>
            </w:r>
          </w:p>
          <w:p w14:paraId="62585421" w14:textId="77777777" w:rsidR="003B7F9F" w:rsidRPr="003B7F9F" w:rsidRDefault="003B7F9F" w:rsidP="003B7F9F">
            <w:pPr>
              <w:rPr>
                <w:rFonts w:ascii="Times New Roman" w:hAnsi="Times New Roman"/>
              </w:rPr>
            </w:pPr>
            <w:r w:rsidRPr="003B7F9F">
              <w:rPr>
                <w:rFonts w:ascii="Times New Roman" w:hAnsi="Times New Roman"/>
              </w:rPr>
              <w:t xml:space="preserve">      "promotionProgramText": "999990 (other)",</w:t>
            </w:r>
          </w:p>
          <w:p w14:paraId="71A05E49" w14:textId="77777777" w:rsidR="003B7F9F" w:rsidRPr="003B7F9F" w:rsidRDefault="003B7F9F" w:rsidP="003B7F9F">
            <w:pPr>
              <w:rPr>
                <w:rFonts w:ascii="Times New Roman" w:hAnsi="Times New Roman"/>
              </w:rPr>
            </w:pPr>
            <w:r w:rsidRPr="003B7F9F">
              <w:rPr>
                <w:rFonts w:ascii="Times New Roman" w:hAnsi="Times New Roman"/>
              </w:rPr>
              <w:t xml:space="preserve">      "appInterestRates": [</w:t>
            </w:r>
          </w:p>
          <w:p w14:paraId="304E10BB"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3DE4934D" w14:textId="77777777" w:rsidR="003B7F9F" w:rsidRPr="003B7F9F" w:rsidRDefault="003B7F9F" w:rsidP="003B7F9F">
            <w:pPr>
              <w:rPr>
                <w:rFonts w:ascii="Times New Roman" w:hAnsi="Times New Roman"/>
              </w:rPr>
            </w:pPr>
            <w:r w:rsidRPr="003B7F9F">
              <w:rPr>
                <w:rFonts w:ascii="Times New Roman" w:hAnsi="Times New Roman"/>
              </w:rPr>
              <w:t xml:space="preserve">          "period": 1,</w:t>
            </w:r>
          </w:p>
          <w:p w14:paraId="04F3C1C0" w14:textId="77777777" w:rsidR="003B7F9F" w:rsidRPr="003B7F9F" w:rsidRDefault="003B7F9F" w:rsidP="003B7F9F">
            <w:pPr>
              <w:rPr>
                <w:rFonts w:ascii="Times New Roman" w:hAnsi="Times New Roman"/>
              </w:rPr>
            </w:pPr>
            <w:r w:rsidRPr="003B7F9F">
              <w:rPr>
                <w:rFonts w:ascii="Times New Roman" w:hAnsi="Times New Roman"/>
              </w:rPr>
              <w:t xml:space="preserve">          "interestRatePlan": "2",</w:t>
            </w:r>
          </w:p>
          <w:p w14:paraId="165C8EE3" w14:textId="77777777" w:rsidR="003B7F9F" w:rsidRPr="003B7F9F" w:rsidRDefault="003B7F9F" w:rsidP="003B7F9F">
            <w:pPr>
              <w:rPr>
                <w:rFonts w:ascii="Times New Roman" w:hAnsi="Times New Roman"/>
              </w:rPr>
            </w:pPr>
            <w:r w:rsidRPr="003B7F9F">
              <w:rPr>
                <w:rFonts w:ascii="Times New Roman" w:hAnsi="Times New Roman"/>
              </w:rPr>
              <w:t xml:space="preserve">          "gracePeriod": 3,</w:t>
            </w:r>
          </w:p>
          <w:p w14:paraId="77E24D6A" w14:textId="77777777" w:rsidR="003B7F9F" w:rsidRPr="003B7F9F" w:rsidRDefault="003B7F9F" w:rsidP="003B7F9F">
            <w:pPr>
              <w:rPr>
                <w:rFonts w:ascii="Times New Roman" w:hAnsi="Times New Roman"/>
              </w:rPr>
            </w:pPr>
            <w:r w:rsidRPr="003B7F9F">
              <w:rPr>
                <w:rFonts w:ascii="Times New Roman" w:hAnsi="Times New Roman"/>
              </w:rPr>
              <w:t xml:space="preserve">          "interestRatePref": 4,</w:t>
            </w:r>
          </w:p>
          <w:p w14:paraId="3FC0C921" w14:textId="77777777" w:rsidR="003B7F9F" w:rsidRPr="003B7F9F" w:rsidRDefault="003B7F9F" w:rsidP="003B7F9F">
            <w:pPr>
              <w:rPr>
                <w:rFonts w:ascii="Times New Roman" w:hAnsi="Times New Roman"/>
              </w:rPr>
            </w:pPr>
            <w:r w:rsidRPr="003B7F9F">
              <w:rPr>
                <w:rFonts w:ascii="Times New Roman" w:hAnsi="Times New Roman"/>
              </w:rPr>
              <w:t xml:space="preserve">          "rateCode": "5",</w:t>
            </w:r>
          </w:p>
          <w:p w14:paraId="61F0C6EF" w14:textId="77777777" w:rsidR="003B7F9F" w:rsidRPr="003B7F9F" w:rsidRDefault="003B7F9F" w:rsidP="003B7F9F">
            <w:pPr>
              <w:rPr>
                <w:rFonts w:ascii="Times New Roman" w:hAnsi="Times New Roman"/>
              </w:rPr>
            </w:pPr>
            <w:r w:rsidRPr="003B7F9F">
              <w:rPr>
                <w:rFonts w:ascii="Times New Roman" w:hAnsi="Times New Roman"/>
              </w:rPr>
              <w:t xml:space="preserve">          "interestRateMargin": 6,</w:t>
            </w:r>
          </w:p>
          <w:p w14:paraId="6D0CB7C2" w14:textId="77777777" w:rsidR="003B7F9F" w:rsidRPr="003B7F9F" w:rsidRDefault="003B7F9F" w:rsidP="003B7F9F">
            <w:pPr>
              <w:rPr>
                <w:rFonts w:ascii="Times New Roman" w:hAnsi="Times New Roman"/>
              </w:rPr>
            </w:pPr>
            <w:r w:rsidRPr="003B7F9F">
              <w:rPr>
                <w:rFonts w:ascii="Times New Roman" w:hAnsi="Times New Roman"/>
              </w:rPr>
              <w:t xml:space="preserve">          "interestRateAdjustmentPeriodText": "6 months",</w:t>
            </w:r>
          </w:p>
          <w:p w14:paraId="1BF26DC3" w14:textId="77777777" w:rsidR="003B7F9F" w:rsidRPr="003B7F9F" w:rsidRDefault="003B7F9F" w:rsidP="003B7F9F">
            <w:pPr>
              <w:rPr>
                <w:rFonts w:ascii="Times New Roman" w:hAnsi="Times New Roman"/>
              </w:rPr>
            </w:pPr>
            <w:r w:rsidRPr="003B7F9F">
              <w:rPr>
                <w:rFonts w:ascii="Times New Roman" w:hAnsi="Times New Roman"/>
              </w:rPr>
              <w:t xml:space="preserve">          "interestRateDetail": "Lãi suất áp dụng trong 3 tháng kể từ ngày giải ngân: 4%/năm;\nLãi suất áp dụng cho thời gian tiếp theo: Lãi suất được điều chỉnh định kỳ 6 tháng một lần và bằng 5 tại thời điểm điều chỉnh + biên độ 6%/năm."</w:t>
            </w:r>
          </w:p>
          <w:p w14:paraId="3E69950D"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7387EAF0"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404CE383" w14:textId="77777777" w:rsidR="003B7F9F" w:rsidRPr="003B7F9F" w:rsidRDefault="003B7F9F" w:rsidP="003B7F9F">
            <w:pPr>
              <w:rPr>
                <w:rFonts w:ascii="Times New Roman" w:hAnsi="Times New Roman"/>
              </w:rPr>
            </w:pPr>
            <w:r w:rsidRPr="003B7F9F">
              <w:rPr>
                <w:rFonts w:ascii="Times New Roman" w:hAnsi="Times New Roman"/>
              </w:rPr>
              <w:t xml:space="preserve">      "earlyRepaymentFees": [</w:t>
            </w:r>
          </w:p>
          <w:p w14:paraId="60C0E8D6"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63B1482F" w14:textId="77777777" w:rsidR="003B7F9F" w:rsidRPr="003B7F9F" w:rsidRDefault="003B7F9F" w:rsidP="003B7F9F">
            <w:pPr>
              <w:rPr>
                <w:rFonts w:ascii="Times New Roman" w:hAnsi="Times New Roman"/>
              </w:rPr>
            </w:pPr>
            <w:r w:rsidRPr="003B7F9F">
              <w:rPr>
                <w:rFonts w:ascii="Times New Roman" w:hAnsi="Times New Roman"/>
              </w:rPr>
              <w:t xml:space="preserve">          "periodFee": 1,</w:t>
            </w:r>
          </w:p>
          <w:p w14:paraId="232B293D" w14:textId="77777777" w:rsidR="003B7F9F" w:rsidRPr="003B7F9F" w:rsidRDefault="003B7F9F" w:rsidP="003B7F9F">
            <w:pPr>
              <w:rPr>
                <w:rFonts w:ascii="Times New Roman" w:hAnsi="Times New Roman"/>
              </w:rPr>
            </w:pPr>
            <w:r w:rsidRPr="003B7F9F">
              <w:rPr>
                <w:rFonts w:ascii="Times New Roman" w:hAnsi="Times New Roman"/>
              </w:rPr>
              <w:t xml:space="preserve">          "applicablePeriodFee": 2,</w:t>
            </w:r>
          </w:p>
          <w:p w14:paraId="49D9CDCB" w14:textId="77777777" w:rsidR="003B7F9F" w:rsidRPr="003B7F9F" w:rsidRDefault="003B7F9F" w:rsidP="003B7F9F">
            <w:pPr>
              <w:rPr>
                <w:rFonts w:ascii="Times New Roman" w:hAnsi="Times New Roman"/>
              </w:rPr>
            </w:pPr>
            <w:r w:rsidRPr="003B7F9F">
              <w:rPr>
                <w:rFonts w:ascii="Times New Roman" w:hAnsi="Times New Roman"/>
              </w:rPr>
              <w:t xml:space="preserve">          "rateFee": 3</w:t>
            </w:r>
          </w:p>
          <w:p w14:paraId="43B8CD45"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23A7B8D1"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746A0137"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21BD8C46"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7FBB257A" w14:textId="77777777" w:rsidR="003B7F9F" w:rsidRPr="003B7F9F" w:rsidRDefault="003B7F9F" w:rsidP="003B7F9F">
            <w:pPr>
              <w:rPr>
                <w:rFonts w:ascii="Times New Roman" w:hAnsi="Times New Roman"/>
              </w:rPr>
            </w:pPr>
            <w:r w:rsidRPr="003B7F9F">
              <w:rPr>
                <w:rFonts w:ascii="Times New Roman" w:hAnsi="Times New Roman"/>
              </w:rPr>
              <w:t xml:space="preserve">      "appStateDataSource": "disbursementRequest",</w:t>
            </w:r>
          </w:p>
          <w:p w14:paraId="4999C789" w14:textId="77777777" w:rsidR="003B7F9F" w:rsidRPr="003B7F9F" w:rsidRDefault="003B7F9F" w:rsidP="003B7F9F">
            <w:pPr>
              <w:rPr>
                <w:rFonts w:ascii="Times New Roman" w:hAnsi="Times New Roman"/>
              </w:rPr>
            </w:pPr>
            <w:r w:rsidRPr="003B7F9F">
              <w:rPr>
                <w:rFonts w:ascii="Times New Roman" w:hAnsi="Times New Roman"/>
              </w:rPr>
              <w:t xml:space="preserve">      "promotionProgram": "999990",</w:t>
            </w:r>
          </w:p>
          <w:p w14:paraId="2B88A352" w14:textId="77777777" w:rsidR="003B7F9F" w:rsidRPr="003B7F9F" w:rsidRDefault="003B7F9F" w:rsidP="003B7F9F">
            <w:pPr>
              <w:rPr>
                <w:rFonts w:ascii="Times New Roman" w:hAnsi="Times New Roman"/>
              </w:rPr>
            </w:pPr>
            <w:r w:rsidRPr="003B7F9F">
              <w:rPr>
                <w:rFonts w:ascii="Times New Roman" w:hAnsi="Times New Roman"/>
              </w:rPr>
              <w:t xml:space="preserve">      "promotionProgramText": "999990 (other)",</w:t>
            </w:r>
          </w:p>
          <w:p w14:paraId="33EE3E62" w14:textId="77777777" w:rsidR="003B7F9F" w:rsidRPr="003B7F9F" w:rsidRDefault="003B7F9F" w:rsidP="003B7F9F">
            <w:pPr>
              <w:rPr>
                <w:rFonts w:ascii="Times New Roman" w:hAnsi="Times New Roman"/>
              </w:rPr>
            </w:pPr>
            <w:r w:rsidRPr="003B7F9F">
              <w:rPr>
                <w:rFonts w:ascii="Times New Roman" w:hAnsi="Times New Roman"/>
              </w:rPr>
              <w:t xml:space="preserve">      "appInterestRates": [</w:t>
            </w:r>
          </w:p>
          <w:p w14:paraId="55DBF4EA"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724FA180" w14:textId="77777777" w:rsidR="003B7F9F" w:rsidRPr="003B7F9F" w:rsidRDefault="003B7F9F" w:rsidP="003B7F9F">
            <w:pPr>
              <w:rPr>
                <w:rFonts w:ascii="Times New Roman" w:hAnsi="Times New Roman"/>
              </w:rPr>
            </w:pPr>
            <w:r w:rsidRPr="003B7F9F">
              <w:rPr>
                <w:rFonts w:ascii="Times New Roman" w:hAnsi="Times New Roman"/>
              </w:rPr>
              <w:t xml:space="preserve">          "period": 1,</w:t>
            </w:r>
          </w:p>
          <w:p w14:paraId="73F3AC4D" w14:textId="77777777" w:rsidR="003B7F9F" w:rsidRPr="003B7F9F" w:rsidRDefault="003B7F9F" w:rsidP="003B7F9F">
            <w:pPr>
              <w:rPr>
                <w:rFonts w:ascii="Times New Roman" w:hAnsi="Times New Roman"/>
              </w:rPr>
            </w:pPr>
            <w:r w:rsidRPr="003B7F9F">
              <w:rPr>
                <w:rFonts w:ascii="Times New Roman" w:hAnsi="Times New Roman"/>
              </w:rPr>
              <w:t xml:space="preserve">          "interestRatePlan": "2",</w:t>
            </w:r>
          </w:p>
          <w:p w14:paraId="6625E91A" w14:textId="77777777" w:rsidR="003B7F9F" w:rsidRPr="003B7F9F" w:rsidRDefault="003B7F9F" w:rsidP="003B7F9F">
            <w:pPr>
              <w:rPr>
                <w:rFonts w:ascii="Times New Roman" w:hAnsi="Times New Roman"/>
              </w:rPr>
            </w:pPr>
            <w:r w:rsidRPr="003B7F9F">
              <w:rPr>
                <w:rFonts w:ascii="Times New Roman" w:hAnsi="Times New Roman"/>
              </w:rPr>
              <w:t xml:space="preserve">          "gracePeriod": 3,</w:t>
            </w:r>
          </w:p>
          <w:p w14:paraId="576C7046" w14:textId="77777777" w:rsidR="003B7F9F" w:rsidRPr="003B7F9F" w:rsidRDefault="003B7F9F" w:rsidP="003B7F9F">
            <w:pPr>
              <w:rPr>
                <w:rFonts w:ascii="Times New Roman" w:hAnsi="Times New Roman"/>
              </w:rPr>
            </w:pPr>
            <w:r w:rsidRPr="003B7F9F">
              <w:rPr>
                <w:rFonts w:ascii="Times New Roman" w:hAnsi="Times New Roman"/>
              </w:rPr>
              <w:lastRenderedPageBreak/>
              <w:t xml:space="preserve">          "interestRatePref": 4,</w:t>
            </w:r>
          </w:p>
          <w:p w14:paraId="761C017F" w14:textId="77777777" w:rsidR="003B7F9F" w:rsidRPr="003B7F9F" w:rsidRDefault="003B7F9F" w:rsidP="003B7F9F">
            <w:pPr>
              <w:rPr>
                <w:rFonts w:ascii="Times New Roman" w:hAnsi="Times New Roman"/>
              </w:rPr>
            </w:pPr>
            <w:r w:rsidRPr="003B7F9F">
              <w:rPr>
                <w:rFonts w:ascii="Times New Roman" w:hAnsi="Times New Roman"/>
              </w:rPr>
              <w:t xml:space="preserve">          "rateCode": "5",</w:t>
            </w:r>
          </w:p>
          <w:p w14:paraId="2B725DB3" w14:textId="77777777" w:rsidR="003B7F9F" w:rsidRPr="003B7F9F" w:rsidRDefault="003B7F9F" w:rsidP="003B7F9F">
            <w:pPr>
              <w:rPr>
                <w:rFonts w:ascii="Times New Roman" w:hAnsi="Times New Roman"/>
              </w:rPr>
            </w:pPr>
            <w:r w:rsidRPr="003B7F9F">
              <w:rPr>
                <w:rFonts w:ascii="Times New Roman" w:hAnsi="Times New Roman"/>
              </w:rPr>
              <w:t xml:space="preserve">          "interestRateMargin": 6,</w:t>
            </w:r>
          </w:p>
          <w:p w14:paraId="5D81598B" w14:textId="77777777" w:rsidR="003B7F9F" w:rsidRPr="003B7F9F" w:rsidRDefault="003B7F9F" w:rsidP="003B7F9F">
            <w:pPr>
              <w:rPr>
                <w:rFonts w:ascii="Times New Roman" w:hAnsi="Times New Roman"/>
              </w:rPr>
            </w:pPr>
            <w:r w:rsidRPr="003B7F9F">
              <w:rPr>
                <w:rFonts w:ascii="Times New Roman" w:hAnsi="Times New Roman"/>
              </w:rPr>
              <w:t xml:space="preserve">          "interestRateAdjustmentPeriodText": "6 months",</w:t>
            </w:r>
          </w:p>
          <w:p w14:paraId="46550835" w14:textId="77777777" w:rsidR="003B7F9F" w:rsidRPr="003B7F9F" w:rsidRDefault="003B7F9F" w:rsidP="003B7F9F">
            <w:pPr>
              <w:rPr>
                <w:rFonts w:ascii="Times New Roman" w:hAnsi="Times New Roman"/>
              </w:rPr>
            </w:pPr>
            <w:r w:rsidRPr="003B7F9F">
              <w:rPr>
                <w:rFonts w:ascii="Times New Roman" w:hAnsi="Times New Roman"/>
              </w:rPr>
              <w:t xml:space="preserve">          "interestRateDetail": "Lãi suất áp dụng trong 3 tháng kể từ ngày giải ngân: 4%/năm;\nLãi suất áp dụng cho thời gian tiếp theo: Lãi suất được điều chỉnh định kỳ 6 tháng một lần và bằng 5 tại thời điểm điều chỉnh + biên độ 6%/năm."</w:t>
            </w:r>
          </w:p>
          <w:p w14:paraId="4728A382"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7D158C49"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3EB3D976" w14:textId="77777777" w:rsidR="003B7F9F" w:rsidRPr="003B7F9F" w:rsidRDefault="003B7F9F" w:rsidP="003B7F9F">
            <w:pPr>
              <w:rPr>
                <w:rFonts w:ascii="Times New Roman" w:hAnsi="Times New Roman"/>
              </w:rPr>
            </w:pPr>
            <w:r w:rsidRPr="003B7F9F">
              <w:rPr>
                <w:rFonts w:ascii="Times New Roman" w:hAnsi="Times New Roman"/>
              </w:rPr>
              <w:t xml:space="preserve">      "earlyRepaymentFees": [</w:t>
            </w:r>
          </w:p>
          <w:p w14:paraId="14AA50F9"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64F11069" w14:textId="77777777" w:rsidR="003B7F9F" w:rsidRPr="003B7F9F" w:rsidRDefault="003B7F9F" w:rsidP="003B7F9F">
            <w:pPr>
              <w:rPr>
                <w:rFonts w:ascii="Times New Roman" w:hAnsi="Times New Roman"/>
              </w:rPr>
            </w:pPr>
            <w:r w:rsidRPr="003B7F9F">
              <w:rPr>
                <w:rFonts w:ascii="Times New Roman" w:hAnsi="Times New Roman"/>
              </w:rPr>
              <w:t xml:space="preserve">          "periodFee": 1,</w:t>
            </w:r>
          </w:p>
          <w:p w14:paraId="0F0F6F94" w14:textId="77777777" w:rsidR="003B7F9F" w:rsidRPr="003B7F9F" w:rsidRDefault="003B7F9F" w:rsidP="003B7F9F">
            <w:pPr>
              <w:rPr>
                <w:rFonts w:ascii="Times New Roman" w:hAnsi="Times New Roman"/>
              </w:rPr>
            </w:pPr>
            <w:r w:rsidRPr="003B7F9F">
              <w:rPr>
                <w:rFonts w:ascii="Times New Roman" w:hAnsi="Times New Roman"/>
              </w:rPr>
              <w:t xml:space="preserve">          "applicablePeriodFee": 2,</w:t>
            </w:r>
          </w:p>
          <w:p w14:paraId="5E3835AA" w14:textId="77777777" w:rsidR="003B7F9F" w:rsidRPr="003B7F9F" w:rsidRDefault="003B7F9F" w:rsidP="003B7F9F">
            <w:pPr>
              <w:rPr>
                <w:rFonts w:ascii="Times New Roman" w:hAnsi="Times New Roman"/>
              </w:rPr>
            </w:pPr>
            <w:r w:rsidRPr="003B7F9F">
              <w:rPr>
                <w:rFonts w:ascii="Times New Roman" w:hAnsi="Times New Roman"/>
              </w:rPr>
              <w:t xml:space="preserve">          "rateFee": 3</w:t>
            </w:r>
          </w:p>
          <w:p w14:paraId="2D6F9DBD"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2E03337A"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4BDAA4AA"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1DEBE354"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7D7CD19F" w14:textId="77777777" w:rsidR="003B7F9F" w:rsidRPr="003B7F9F" w:rsidRDefault="003B7F9F" w:rsidP="003B7F9F">
            <w:pPr>
              <w:rPr>
                <w:rFonts w:ascii="Times New Roman" w:hAnsi="Times New Roman"/>
              </w:rPr>
            </w:pPr>
            <w:r w:rsidRPr="003B7F9F">
              <w:rPr>
                <w:rFonts w:ascii="Times New Roman" w:hAnsi="Times New Roman"/>
              </w:rPr>
              <w:t xml:space="preserve">  "disbursementInformation": {</w:t>
            </w:r>
          </w:p>
          <w:p w14:paraId="3882C53C" w14:textId="77777777" w:rsidR="003B7F9F" w:rsidRPr="003B7F9F" w:rsidRDefault="003B7F9F" w:rsidP="003B7F9F">
            <w:pPr>
              <w:rPr>
                <w:rFonts w:ascii="Times New Roman" w:hAnsi="Times New Roman"/>
              </w:rPr>
            </w:pPr>
            <w:r w:rsidRPr="003B7F9F">
              <w:rPr>
                <w:rFonts w:ascii="Times New Roman" w:hAnsi="Times New Roman"/>
              </w:rPr>
              <w:t xml:space="preserve">    "beneficiaryText": "TPBank",</w:t>
            </w:r>
          </w:p>
          <w:p w14:paraId="0BD56E09" w14:textId="77777777" w:rsidR="003B7F9F" w:rsidRPr="003B7F9F" w:rsidRDefault="003B7F9F" w:rsidP="003B7F9F">
            <w:pPr>
              <w:rPr>
                <w:rFonts w:ascii="Times New Roman" w:hAnsi="Times New Roman"/>
              </w:rPr>
            </w:pPr>
            <w:r w:rsidRPr="003B7F9F">
              <w:rPr>
                <w:rFonts w:ascii="Times New Roman" w:hAnsi="Times New Roman"/>
              </w:rPr>
              <w:t xml:space="preserve">    "payeeAccountNumber": "123456789",</w:t>
            </w:r>
          </w:p>
          <w:p w14:paraId="15EAFD94" w14:textId="77777777" w:rsidR="003B7F9F" w:rsidRPr="003B7F9F" w:rsidRDefault="003B7F9F" w:rsidP="003B7F9F">
            <w:pPr>
              <w:rPr>
                <w:rFonts w:ascii="Times New Roman" w:hAnsi="Times New Roman"/>
              </w:rPr>
            </w:pPr>
            <w:r w:rsidRPr="003B7F9F">
              <w:rPr>
                <w:rFonts w:ascii="Times New Roman" w:hAnsi="Times New Roman"/>
              </w:rPr>
              <w:t xml:space="preserve">    "payeeName": "FULL NAME 00000311"</w:t>
            </w:r>
          </w:p>
          <w:p w14:paraId="730ED3FB"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1AE72D63" w14:textId="77777777" w:rsidR="003B7F9F" w:rsidRPr="003B7F9F" w:rsidRDefault="003B7F9F" w:rsidP="003B7F9F">
            <w:pPr>
              <w:rPr>
                <w:rFonts w:ascii="Times New Roman" w:hAnsi="Times New Roman"/>
              </w:rPr>
            </w:pPr>
            <w:r w:rsidRPr="003B7F9F">
              <w:rPr>
                <w:rFonts w:ascii="Times New Roman" w:hAnsi="Times New Roman"/>
              </w:rPr>
              <w:t xml:space="preserve">  "loanRepaymentInformation": {</w:t>
            </w:r>
          </w:p>
          <w:p w14:paraId="31C4E357" w14:textId="77777777" w:rsidR="003B7F9F" w:rsidRPr="003B7F9F" w:rsidRDefault="003B7F9F" w:rsidP="003B7F9F">
            <w:pPr>
              <w:rPr>
                <w:rFonts w:ascii="Times New Roman" w:hAnsi="Times New Roman"/>
              </w:rPr>
            </w:pPr>
            <w:r w:rsidRPr="003B7F9F">
              <w:rPr>
                <w:rFonts w:ascii="Times New Roman" w:hAnsi="Times New Roman"/>
              </w:rPr>
              <w:t xml:space="preserve">    "repaymentAccountNumber": "03597164444",</w:t>
            </w:r>
          </w:p>
          <w:p w14:paraId="6952592B" w14:textId="77777777" w:rsidR="003B7F9F" w:rsidRPr="003B7F9F" w:rsidRDefault="003B7F9F" w:rsidP="003B7F9F">
            <w:pPr>
              <w:rPr>
                <w:rFonts w:ascii="Times New Roman" w:hAnsi="Times New Roman"/>
              </w:rPr>
            </w:pPr>
            <w:r w:rsidRPr="003B7F9F">
              <w:rPr>
                <w:rFonts w:ascii="Times New Roman" w:hAnsi="Times New Roman"/>
              </w:rPr>
              <w:t xml:space="preserve">    "principalRepaymentMethod": "Other",</w:t>
            </w:r>
          </w:p>
          <w:p w14:paraId="1733BB4A" w14:textId="77777777" w:rsidR="003B7F9F" w:rsidRPr="003B7F9F" w:rsidRDefault="003B7F9F" w:rsidP="003B7F9F">
            <w:pPr>
              <w:rPr>
                <w:rFonts w:ascii="Times New Roman" w:hAnsi="Times New Roman"/>
              </w:rPr>
            </w:pPr>
            <w:r w:rsidRPr="003B7F9F">
              <w:rPr>
                <w:rFonts w:ascii="Times New Roman" w:hAnsi="Times New Roman"/>
              </w:rPr>
              <w:t xml:space="preserve">    "scheduledPrincipalPaymentDate": 14,</w:t>
            </w:r>
          </w:p>
          <w:p w14:paraId="36A4B23E" w14:textId="77777777" w:rsidR="003B7F9F" w:rsidRPr="003B7F9F" w:rsidRDefault="003B7F9F" w:rsidP="003B7F9F">
            <w:pPr>
              <w:rPr>
                <w:rFonts w:ascii="Times New Roman" w:hAnsi="Times New Roman"/>
              </w:rPr>
            </w:pPr>
            <w:r w:rsidRPr="003B7F9F">
              <w:rPr>
                <w:rFonts w:ascii="Times New Roman" w:hAnsi="Times New Roman"/>
              </w:rPr>
              <w:t xml:space="preserve">    "interestPaymentMethod": "Monthly",</w:t>
            </w:r>
          </w:p>
          <w:p w14:paraId="6756BC61" w14:textId="77777777" w:rsidR="003B7F9F" w:rsidRPr="003B7F9F" w:rsidRDefault="003B7F9F" w:rsidP="003B7F9F">
            <w:pPr>
              <w:rPr>
                <w:rFonts w:ascii="Times New Roman" w:hAnsi="Times New Roman"/>
              </w:rPr>
            </w:pPr>
            <w:r w:rsidRPr="003B7F9F">
              <w:rPr>
                <w:rFonts w:ascii="Times New Roman" w:hAnsi="Times New Roman"/>
              </w:rPr>
              <w:t xml:space="preserve">    "scheduledInterestPaymentDate": 22,</w:t>
            </w:r>
          </w:p>
          <w:p w14:paraId="0585B680" w14:textId="77777777" w:rsidR="003B7F9F" w:rsidRPr="003B7F9F" w:rsidRDefault="003B7F9F" w:rsidP="003B7F9F">
            <w:pPr>
              <w:rPr>
                <w:rFonts w:ascii="Times New Roman" w:hAnsi="Times New Roman"/>
              </w:rPr>
            </w:pPr>
            <w:r w:rsidRPr="003B7F9F">
              <w:rPr>
                <w:rFonts w:ascii="Times New Roman" w:hAnsi="Times New Roman"/>
              </w:rPr>
              <w:t xml:space="preserve">    "firstPrincipalPaymentDate": "2026-10-18T21:00:00.000Z",</w:t>
            </w:r>
          </w:p>
          <w:p w14:paraId="75B6F722" w14:textId="77777777" w:rsidR="003B7F9F" w:rsidRPr="003B7F9F" w:rsidRDefault="003B7F9F" w:rsidP="003B7F9F">
            <w:pPr>
              <w:rPr>
                <w:rFonts w:ascii="Times New Roman" w:hAnsi="Times New Roman"/>
              </w:rPr>
            </w:pPr>
            <w:r w:rsidRPr="003B7F9F">
              <w:rPr>
                <w:rFonts w:ascii="Times New Roman" w:hAnsi="Times New Roman"/>
              </w:rPr>
              <w:t xml:space="preserve">    "firstInterestPaymentDate": "2026-10-07T21:00:00.000Z",</w:t>
            </w:r>
          </w:p>
          <w:p w14:paraId="0733BAC2" w14:textId="77777777" w:rsidR="003B7F9F" w:rsidRPr="003B7F9F" w:rsidRDefault="003B7F9F" w:rsidP="003B7F9F">
            <w:pPr>
              <w:rPr>
                <w:rFonts w:ascii="Times New Roman" w:hAnsi="Times New Roman"/>
              </w:rPr>
            </w:pPr>
            <w:r w:rsidRPr="003B7F9F">
              <w:rPr>
                <w:rFonts w:ascii="Times New Roman" w:hAnsi="Times New Roman"/>
              </w:rPr>
              <w:t xml:space="preserve">    "detailedRepaymentScheduleData": "Text"</w:t>
            </w:r>
          </w:p>
          <w:p w14:paraId="66904B10"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489C938E" w14:textId="77777777" w:rsidR="003B7F9F" w:rsidRPr="003B7F9F" w:rsidRDefault="003B7F9F" w:rsidP="003B7F9F">
            <w:pPr>
              <w:rPr>
                <w:rFonts w:ascii="Times New Roman" w:hAnsi="Times New Roman"/>
              </w:rPr>
            </w:pPr>
            <w:r w:rsidRPr="003B7F9F">
              <w:rPr>
                <w:rFonts w:ascii="Times New Roman" w:hAnsi="Times New Roman"/>
              </w:rPr>
              <w:t xml:space="preserve">  "disbursementRequest": {</w:t>
            </w:r>
          </w:p>
          <w:p w14:paraId="39D59A42" w14:textId="77777777" w:rsidR="003B7F9F" w:rsidRPr="003B7F9F" w:rsidRDefault="003B7F9F" w:rsidP="003B7F9F">
            <w:pPr>
              <w:rPr>
                <w:rFonts w:ascii="Times New Roman" w:hAnsi="Times New Roman"/>
              </w:rPr>
            </w:pPr>
            <w:r w:rsidRPr="003B7F9F">
              <w:rPr>
                <w:rFonts w:ascii="Times New Roman" w:hAnsi="Times New Roman"/>
              </w:rPr>
              <w:t xml:space="preserve">    "disbursementInformation": {</w:t>
            </w:r>
          </w:p>
          <w:p w14:paraId="528BB07D" w14:textId="77777777" w:rsidR="003B7F9F" w:rsidRPr="003B7F9F" w:rsidRDefault="003B7F9F" w:rsidP="003B7F9F">
            <w:pPr>
              <w:rPr>
                <w:rFonts w:ascii="Times New Roman" w:hAnsi="Times New Roman"/>
              </w:rPr>
            </w:pPr>
            <w:r w:rsidRPr="003B7F9F">
              <w:rPr>
                <w:rFonts w:ascii="Times New Roman" w:hAnsi="Times New Roman"/>
              </w:rPr>
              <w:t xml:space="preserve">      "numberGNNHDTD": "01/2025/HDTD/TTKD.OTO.HN.THN",</w:t>
            </w:r>
          </w:p>
          <w:p w14:paraId="53FE956F" w14:textId="77777777" w:rsidR="003B7F9F" w:rsidRPr="003B7F9F" w:rsidRDefault="003B7F9F" w:rsidP="003B7F9F">
            <w:pPr>
              <w:rPr>
                <w:rFonts w:ascii="Times New Roman" w:hAnsi="Times New Roman"/>
              </w:rPr>
            </w:pPr>
            <w:r w:rsidRPr="003B7F9F">
              <w:rPr>
                <w:rFonts w:ascii="Times New Roman" w:hAnsi="Times New Roman"/>
              </w:rPr>
              <w:t xml:space="preserve">      "amount": 4332344,</w:t>
            </w:r>
          </w:p>
          <w:p w14:paraId="68B79DFC" w14:textId="77777777" w:rsidR="003B7F9F" w:rsidRPr="003B7F9F" w:rsidRDefault="003B7F9F" w:rsidP="003B7F9F">
            <w:pPr>
              <w:rPr>
                <w:rFonts w:ascii="Times New Roman" w:hAnsi="Times New Roman"/>
              </w:rPr>
            </w:pPr>
            <w:r w:rsidRPr="003B7F9F">
              <w:rPr>
                <w:rFonts w:ascii="Times New Roman" w:hAnsi="Times New Roman"/>
              </w:rPr>
              <w:t xml:space="preserve">      "currency": "VND",</w:t>
            </w:r>
          </w:p>
          <w:p w14:paraId="6734C481" w14:textId="77777777" w:rsidR="003B7F9F" w:rsidRPr="003B7F9F" w:rsidRDefault="003B7F9F" w:rsidP="003B7F9F">
            <w:pPr>
              <w:rPr>
                <w:rFonts w:ascii="Times New Roman" w:hAnsi="Times New Roman"/>
              </w:rPr>
            </w:pPr>
            <w:r w:rsidRPr="003B7F9F">
              <w:rPr>
                <w:rFonts w:ascii="Times New Roman" w:hAnsi="Times New Roman"/>
              </w:rPr>
              <w:t xml:space="preserve">      "term": 16,</w:t>
            </w:r>
          </w:p>
          <w:p w14:paraId="6E6381A5" w14:textId="77777777" w:rsidR="003B7F9F" w:rsidRPr="003B7F9F" w:rsidRDefault="003B7F9F" w:rsidP="003B7F9F">
            <w:pPr>
              <w:rPr>
                <w:rFonts w:ascii="Times New Roman" w:hAnsi="Times New Roman"/>
              </w:rPr>
            </w:pPr>
            <w:r w:rsidRPr="003B7F9F">
              <w:rPr>
                <w:rFonts w:ascii="Times New Roman" w:hAnsi="Times New Roman"/>
              </w:rPr>
              <w:t xml:space="preserve">      "detailsLoanInfoPurpose": "Text",</w:t>
            </w:r>
          </w:p>
          <w:p w14:paraId="7A718FA6" w14:textId="77777777" w:rsidR="003B7F9F" w:rsidRPr="003B7F9F" w:rsidRDefault="003B7F9F" w:rsidP="003B7F9F">
            <w:pPr>
              <w:rPr>
                <w:rFonts w:ascii="Times New Roman" w:hAnsi="Times New Roman"/>
              </w:rPr>
            </w:pPr>
            <w:r w:rsidRPr="003B7F9F">
              <w:rPr>
                <w:rFonts w:ascii="Times New Roman" w:hAnsi="Times New Roman"/>
              </w:rPr>
              <w:t xml:space="preserve">      "purposeSBVLoanText": "Text"</w:t>
            </w:r>
          </w:p>
          <w:p w14:paraId="71A0C51E"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3FB70CCE" w14:textId="77777777" w:rsidR="003B7F9F" w:rsidRPr="003B7F9F" w:rsidRDefault="003B7F9F" w:rsidP="003B7F9F">
            <w:pPr>
              <w:rPr>
                <w:rFonts w:ascii="Times New Roman" w:hAnsi="Times New Roman"/>
              </w:rPr>
            </w:pPr>
            <w:r w:rsidRPr="003B7F9F">
              <w:rPr>
                <w:rFonts w:ascii="Times New Roman" w:hAnsi="Times New Roman"/>
              </w:rPr>
              <w:t xml:space="preserve">  }</w:t>
            </w:r>
          </w:p>
          <w:p w14:paraId="73429738" w14:textId="6C730CE1" w:rsidR="005D3807" w:rsidRPr="00BB7604" w:rsidRDefault="003B7F9F" w:rsidP="003B7F9F">
            <w:pPr>
              <w:rPr>
                <w:rFonts w:ascii="Times New Roman" w:hAnsi="Times New Roman"/>
              </w:rPr>
            </w:pPr>
            <w:r w:rsidRPr="003B7F9F">
              <w:rPr>
                <w:rFonts w:ascii="Times New Roman" w:hAnsi="Times New Roman"/>
              </w:rPr>
              <w:lastRenderedPageBreak/>
              <w:t>}</w:t>
            </w:r>
          </w:p>
        </w:tc>
      </w:tr>
    </w:tbl>
    <w:p w14:paraId="46FAE2ED" w14:textId="77777777" w:rsidR="005D3807" w:rsidRPr="00BB7604" w:rsidRDefault="005D3807" w:rsidP="000C1E52">
      <w:pPr>
        <w:rPr>
          <w:rFonts w:ascii="Times New Roman" w:hAnsi="Times New Roman"/>
        </w:rPr>
      </w:pPr>
    </w:p>
    <w:p w14:paraId="53E3DE32" w14:textId="418E4220" w:rsidR="006878F9" w:rsidRPr="00BB7604" w:rsidRDefault="002B4482" w:rsidP="002B4482">
      <w:pPr>
        <w:pStyle w:val="Heading3"/>
        <w:rPr>
          <w:rFonts w:ascii="Times New Roman" w:hAnsi="Times New Roman" w:cs="Times New Roman"/>
          <w:color w:val="auto"/>
          <w:sz w:val="24"/>
          <w:szCs w:val="24"/>
        </w:rPr>
      </w:pPr>
      <w:bookmarkStart w:id="141" w:name="_Reply_topic"/>
      <w:bookmarkStart w:id="142" w:name="_Toc242709263"/>
      <w:bookmarkEnd w:id="141"/>
      <w:commentRangeStart w:id="143"/>
      <w:commentRangeStart w:id="144"/>
      <w:commentRangeStart w:id="145"/>
      <w:commentRangeStart w:id="146"/>
      <w:r w:rsidRPr="00BB7604">
        <w:rPr>
          <w:rFonts w:ascii="Times New Roman" w:hAnsi="Times New Roman" w:cs="Times New Roman"/>
          <w:color w:val="auto"/>
          <w:sz w:val="24"/>
          <w:szCs w:val="24"/>
        </w:rPr>
        <w:t>Reply topic</w:t>
      </w:r>
      <w:commentRangeEnd w:id="143"/>
      <w:r w:rsidR="00245DBE">
        <w:rPr>
          <w:rStyle w:val="CommentReference"/>
          <w:rFonts w:cs="Times New Roman"/>
          <w:b w:val="0"/>
          <w:bCs w:val="0"/>
          <w:color w:val="auto"/>
        </w:rPr>
        <w:commentReference w:id="143"/>
      </w:r>
      <w:commentRangeEnd w:id="144"/>
      <w:r w:rsidR="00DE3B77">
        <w:rPr>
          <w:rStyle w:val="CommentReference"/>
          <w:rFonts w:cs="Times New Roman"/>
          <w:b w:val="0"/>
          <w:bCs w:val="0"/>
          <w:color w:val="auto"/>
        </w:rPr>
        <w:commentReference w:id="144"/>
      </w:r>
      <w:bookmarkEnd w:id="142"/>
      <w:commentRangeEnd w:id="145"/>
      <w:r w:rsidR="0032063B">
        <w:rPr>
          <w:rStyle w:val="CommentReference"/>
          <w:rFonts w:cs="Times New Roman"/>
          <w:b w:val="0"/>
          <w:bCs w:val="0"/>
          <w:color w:val="auto"/>
        </w:rPr>
        <w:commentReference w:id="145"/>
      </w:r>
      <w:commentRangeEnd w:id="146"/>
      <w:r w:rsidR="00C33DD2">
        <w:rPr>
          <w:rStyle w:val="CommentReference"/>
          <w:rFonts w:cs="Times New Roman"/>
          <w:b w:val="0"/>
          <w:bCs w:val="0"/>
          <w:color w:val="auto"/>
        </w:rPr>
        <w:commentReference w:id="146"/>
      </w:r>
    </w:p>
    <w:p w14:paraId="63A3FD6E" w14:textId="77777777" w:rsidR="00F036AB" w:rsidRPr="00BB7604" w:rsidRDefault="00F036AB" w:rsidP="00F036AB">
      <w:pP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The reply topic is used to receive the result of the document transfer. The reply message serves as the basis for creating a processing stage in the application record.</w:t>
      </w:r>
    </w:p>
    <w:p w14:paraId="253E629E" w14:textId="77777777" w:rsidR="00F036AB" w:rsidRPr="00BB7604" w:rsidRDefault="00F036AB" w:rsidP="00F036AB">
      <w:pP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Message correspondence: each reply message corresponds to one previously sent command. The command and the reply are linked by the correlation identifier.</w:t>
      </w:r>
    </w:p>
    <w:p w14:paraId="347BAD40" w14:textId="2954A462" w:rsidR="00F036AB" w:rsidRPr="00BB7604" w:rsidRDefault="00F036AB" w:rsidP="00F036AB">
      <w:pP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Reply message structure ( </w:t>
      </w:r>
      <w:r w:rsidR="00C82825" w:rsidRPr="00BB7604">
        <w:rPr>
          <w:rFonts w:ascii="Times New Roman" w:eastAsiaTheme="minorEastAsia" w:hAnsi="Times New Roman"/>
          <w:b/>
          <w:sz w:val="24"/>
        </w:rPr>
        <w:t>qlapin-bpm-disbursement</w:t>
      </w:r>
      <w:r w:rsidRPr="00BB7604">
        <w:rPr>
          <w:rFonts w:ascii="Times New Roman" w:eastAsiaTheme="minorEastAsia" w:hAnsi="Times New Roman"/>
          <w:b/>
          <w:sz w:val="24"/>
        </w:rPr>
        <w:t>-reply</w:t>
      </w:r>
      <w:r w:rsidRPr="00BB7604">
        <w:rPr>
          <w:rFonts w:ascii="Times New Roman" w:eastAsiaTheme="minorEastAsia" w:hAnsi="Times New Roman"/>
          <w:sz w:val="24"/>
        </w:rPr>
        <w:t> ).</w:t>
      </w:r>
    </w:p>
    <w:p w14:paraId="70508426" w14:textId="7A3F6F2B" w:rsidR="00F2156D" w:rsidRPr="00BB7604" w:rsidRDefault="00F2156D" w:rsidP="00F036AB">
      <w:pPr>
        <w:spacing w:after="200" w:line="360" w:lineRule="auto"/>
        <w:jc w:val="both"/>
        <w:rPr>
          <w:rFonts w:ascii="Times New Roman" w:eastAsiaTheme="minorEastAsia" w:hAnsi="Times New Roman"/>
          <w:sz w:val="24"/>
          <w:u w:val="single"/>
        </w:rPr>
      </w:pPr>
      <w:r w:rsidRPr="00BB7604">
        <w:rPr>
          <w:rFonts w:ascii="Times New Roman" w:eastAsiaTheme="minorEastAsia" w:hAnsi="Times New Roman"/>
          <w:sz w:val="24"/>
          <w:u w:val="single"/>
        </w:rPr>
        <w:t>HE</w:t>
      </w:r>
      <w:r w:rsidR="006A53C5" w:rsidRPr="00BB7604">
        <w:rPr>
          <w:rFonts w:ascii="Times New Roman" w:eastAsiaTheme="minorEastAsia" w:hAnsi="Times New Roman"/>
          <w:sz w:val="24"/>
          <w:u w:val="single"/>
        </w:rPr>
        <w:t>A</w:t>
      </w:r>
      <w:r w:rsidRPr="00BB7604">
        <w:rPr>
          <w:rFonts w:ascii="Times New Roman" w:eastAsiaTheme="minorEastAsia" w:hAnsi="Times New Roman"/>
          <w:sz w:val="24"/>
          <w:u w:val="single"/>
        </w:rPr>
        <w:t>DERS</w:t>
      </w:r>
    </w:p>
    <w:tbl>
      <w:tblPr>
        <w:tblW w:w="5000" w:type="pct"/>
        <w:tblInd w:w="-108"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2650"/>
        <w:gridCol w:w="1559"/>
        <w:gridCol w:w="5408"/>
      </w:tblGrid>
      <w:tr w:rsidR="00F2156D" w:rsidRPr="00BB7604" w14:paraId="3EAB217A" w14:textId="77777777" w:rsidTr="00433262">
        <w:tc>
          <w:tcPr>
            <w:tcW w:w="2650" w:type="dxa"/>
            <w:shd w:val="clear" w:color="auto" w:fill="F2F2F2" w:themeFill="background1" w:themeFillShade="F2"/>
            <w:tcMar>
              <w:top w:w="320" w:type="nil"/>
              <w:left w:w="120" w:type="nil"/>
              <w:bottom w:w="120" w:type="nil"/>
              <w:right w:w="160" w:type="nil"/>
            </w:tcMar>
            <w:vAlign w:val="center"/>
          </w:tcPr>
          <w:p w14:paraId="5CB7B1BC" w14:textId="5F39E861" w:rsidR="00F2156D" w:rsidRPr="00BB7604" w:rsidRDefault="00433262" w:rsidP="00433262">
            <w:pPr>
              <w:autoSpaceDE w:val="0"/>
              <w:autoSpaceDN w:val="0"/>
              <w:adjustRightInd w:val="0"/>
              <w:spacing w:after="0" w:line="360" w:lineRule="auto"/>
              <w:rPr>
                <w:rFonts w:ascii="Times New Roman" w:hAnsi="Times New Roman"/>
                <w:color w:val="000000"/>
                <w:sz w:val="28"/>
                <w:szCs w:val="28"/>
                <w:lang w:val="ru-RU"/>
              </w:rPr>
            </w:pPr>
            <w:r w:rsidRPr="00BB7604">
              <w:rPr>
                <w:rFonts w:ascii="Times New Roman" w:hAnsi="Times New Roman"/>
                <w:b/>
                <w:color w:val="000000"/>
                <w:sz w:val="22"/>
                <w:szCs w:val="22"/>
              </w:rPr>
              <w:t>Field</w:t>
            </w:r>
          </w:p>
        </w:tc>
        <w:tc>
          <w:tcPr>
            <w:tcW w:w="1559" w:type="dxa"/>
            <w:shd w:val="clear" w:color="auto" w:fill="F2F2F2" w:themeFill="background1" w:themeFillShade="F2"/>
            <w:tcMar>
              <w:top w:w="160" w:type="nil"/>
              <w:left w:w="120" w:type="nil"/>
              <w:bottom w:w="120" w:type="nil"/>
              <w:right w:w="160" w:type="nil"/>
            </w:tcMar>
            <w:vAlign w:val="center"/>
          </w:tcPr>
          <w:p w14:paraId="0E2A5862" w14:textId="3F957E4E" w:rsidR="00F2156D" w:rsidRPr="00BB7604" w:rsidRDefault="00F2156D" w:rsidP="00433262">
            <w:pPr>
              <w:autoSpaceDE w:val="0"/>
              <w:autoSpaceDN w:val="0"/>
              <w:adjustRightInd w:val="0"/>
              <w:spacing w:after="0" w:line="360" w:lineRule="auto"/>
              <w:rPr>
                <w:rFonts w:ascii="Times New Roman" w:hAnsi="Times New Roman"/>
                <w:color w:val="000000"/>
                <w:sz w:val="28"/>
                <w:szCs w:val="28"/>
                <w:lang w:val="ru-RU"/>
              </w:rPr>
            </w:pPr>
            <w:r w:rsidRPr="00BB7604">
              <w:rPr>
                <w:rFonts w:ascii="Times New Roman" w:hAnsi="Times New Roman"/>
                <w:b/>
                <w:color w:val="000000"/>
                <w:sz w:val="22"/>
                <w:szCs w:val="22"/>
              </w:rPr>
              <w:t>Type / Required</w:t>
            </w:r>
          </w:p>
        </w:tc>
        <w:tc>
          <w:tcPr>
            <w:tcW w:w="5408" w:type="dxa"/>
            <w:shd w:val="clear" w:color="auto" w:fill="F2F2F2" w:themeFill="background1" w:themeFillShade="F2"/>
            <w:tcMar>
              <w:top w:w="160" w:type="nil"/>
              <w:left w:w="120" w:type="nil"/>
              <w:bottom w:w="120" w:type="nil"/>
              <w:right w:w="160" w:type="nil"/>
            </w:tcMar>
            <w:vAlign w:val="center"/>
          </w:tcPr>
          <w:p w14:paraId="098D6E56" w14:textId="08AD53FF" w:rsidR="00F2156D" w:rsidRPr="00BB7604" w:rsidRDefault="00433262" w:rsidP="00433262">
            <w:pPr>
              <w:autoSpaceDE w:val="0"/>
              <w:autoSpaceDN w:val="0"/>
              <w:adjustRightInd w:val="0"/>
              <w:spacing w:after="0" w:line="360" w:lineRule="auto"/>
              <w:rPr>
                <w:rFonts w:ascii="Times New Roman" w:hAnsi="Times New Roman"/>
                <w:color w:val="000000"/>
                <w:sz w:val="28"/>
                <w:szCs w:val="28"/>
              </w:rPr>
            </w:pPr>
            <w:r w:rsidRPr="00BB7604">
              <w:rPr>
                <w:rFonts w:ascii="Times New Roman" w:hAnsi="Times New Roman"/>
                <w:b/>
                <w:bCs/>
                <w:color w:val="000000"/>
                <w:sz w:val="22"/>
                <w:szCs w:val="22"/>
              </w:rPr>
              <w:t>Description / Example</w:t>
            </w:r>
          </w:p>
        </w:tc>
      </w:tr>
      <w:tr w:rsidR="007D78F5" w:rsidRPr="00BB7604" w14:paraId="1CCF2D26" w14:textId="77777777" w:rsidTr="0024027E">
        <w:tc>
          <w:tcPr>
            <w:tcW w:w="2650" w:type="dxa"/>
            <w:vMerge w:val="restart"/>
            <w:tcMar>
              <w:top w:w="320" w:type="nil"/>
              <w:left w:w="120" w:type="nil"/>
              <w:bottom w:w="120" w:type="nil"/>
              <w:right w:w="160" w:type="nil"/>
            </w:tcMar>
            <w:vAlign w:val="center"/>
          </w:tcPr>
          <w:p w14:paraId="5D67DBA1" w14:textId="2CDB6E78" w:rsidR="007D78F5" w:rsidRPr="00BB7604" w:rsidRDefault="007D78F5"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lang w:val="ru-RU"/>
              </w:rPr>
              <w:t>dqMessageGuid</w:t>
            </w:r>
          </w:p>
        </w:tc>
        <w:tc>
          <w:tcPr>
            <w:tcW w:w="1559" w:type="dxa"/>
            <w:vMerge w:val="restart"/>
            <w:tcMar>
              <w:top w:w="160" w:type="nil"/>
              <w:left w:w="120" w:type="nil"/>
              <w:bottom w:w="120" w:type="nil"/>
              <w:right w:w="160" w:type="nil"/>
            </w:tcMar>
            <w:vAlign w:val="center"/>
          </w:tcPr>
          <w:p w14:paraId="44A4C423" w14:textId="7FBBFBCF" w:rsidR="007D78F5" w:rsidRPr="00BB7604" w:rsidRDefault="007D78F5"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r w:rsidRPr="00BB7604">
              <w:rPr>
                <w:rFonts w:ascii="Times New Roman" w:hAnsi="Times New Roman"/>
                <w:color w:val="000000"/>
                <w:sz w:val="22"/>
                <w:szCs w:val="22"/>
              </w:rPr>
              <w:t>String</w:t>
            </w:r>
          </w:p>
          <w:p w14:paraId="74619D08" w14:textId="0005413E" w:rsidR="007D78F5" w:rsidRPr="00BB7604" w:rsidRDefault="007D78F5"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Required: Yes</w:t>
            </w:r>
          </w:p>
        </w:tc>
        <w:tc>
          <w:tcPr>
            <w:tcW w:w="5408" w:type="dxa"/>
            <w:tcMar>
              <w:top w:w="160" w:type="nil"/>
              <w:left w:w="120" w:type="nil"/>
              <w:bottom w:w="120" w:type="nil"/>
              <w:right w:w="160" w:type="nil"/>
            </w:tcMar>
          </w:tcPr>
          <w:p w14:paraId="5FD22B2C" w14:textId="7752C5A0" w:rsidR="007D78F5" w:rsidRPr="00BB7604" w:rsidRDefault="007D78F5"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hAnsi="Times New Roman"/>
                <w:color w:val="000000"/>
                <w:sz w:val="22"/>
                <w:szCs w:val="22"/>
              </w:rPr>
              <w:t>Command–response correlation identifier. It matches the  correlationId  from the command.</w:t>
            </w:r>
          </w:p>
        </w:tc>
      </w:tr>
      <w:tr w:rsidR="0004183A" w:rsidRPr="00BB7604" w14:paraId="0D3AFFCE" w14:textId="77777777" w:rsidTr="0024027E">
        <w:tc>
          <w:tcPr>
            <w:tcW w:w="2650" w:type="dxa"/>
            <w:vMerge/>
            <w:tcMar>
              <w:top w:w="320" w:type="nil"/>
              <w:left w:w="120" w:type="nil"/>
              <w:bottom w:w="120" w:type="nil"/>
              <w:right w:w="160" w:type="nil"/>
            </w:tcMar>
            <w:vAlign w:val="center"/>
          </w:tcPr>
          <w:p w14:paraId="2AB5859C" w14:textId="77777777" w:rsidR="0004183A" w:rsidRPr="00BB7604" w:rsidRDefault="0004183A"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1559" w:type="dxa"/>
            <w:vMerge/>
            <w:tcMar>
              <w:top w:w="160" w:type="nil"/>
              <w:left w:w="120" w:type="nil"/>
              <w:bottom w:w="120" w:type="nil"/>
              <w:right w:w="160" w:type="nil"/>
            </w:tcMar>
            <w:vAlign w:val="center"/>
          </w:tcPr>
          <w:p w14:paraId="10D38080" w14:textId="77777777" w:rsidR="0004183A" w:rsidRPr="00BB7604" w:rsidRDefault="0004183A"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5408" w:type="dxa"/>
            <w:tcMar>
              <w:top w:w="160" w:type="nil"/>
              <w:left w:w="120" w:type="nil"/>
              <w:bottom w:w="120" w:type="nil"/>
              <w:right w:w="160" w:type="nil"/>
            </w:tcMar>
          </w:tcPr>
          <w:p w14:paraId="1CF56546" w14:textId="113CEA14" w:rsidR="0004183A" w:rsidRPr="00BB7604" w:rsidRDefault="0004183A"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color w:val="000000"/>
                <w:sz w:val="22"/>
                <w:szCs w:val="22"/>
              </w:rPr>
            </w:pPr>
            <w:r w:rsidRPr="00BB7604">
              <w:rPr>
                <w:rFonts w:ascii="Times New Roman" w:hAnsi="Times New Roman"/>
                <w:color w:val="000000"/>
                <w:sz w:val="22"/>
                <w:szCs w:val="22"/>
              </w:rPr>
              <w:t>Format: UUID</w:t>
            </w:r>
          </w:p>
        </w:tc>
      </w:tr>
      <w:tr w:rsidR="007D78F5" w:rsidRPr="00BB7604" w14:paraId="5E51D1B5" w14:textId="77777777" w:rsidTr="0063634A">
        <w:tc>
          <w:tcPr>
            <w:tcW w:w="2650" w:type="dxa"/>
            <w:vMerge/>
            <w:tcMar>
              <w:top w:w="320" w:type="nil"/>
              <w:left w:w="120" w:type="nil"/>
              <w:bottom w:w="120" w:type="nil"/>
              <w:right w:w="160" w:type="nil"/>
            </w:tcMar>
            <w:vAlign w:val="center"/>
          </w:tcPr>
          <w:p w14:paraId="10DB8535" w14:textId="28F3D266" w:rsidR="007D78F5" w:rsidRPr="00BB7604" w:rsidRDefault="007D78F5"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1559" w:type="dxa"/>
            <w:vMerge/>
            <w:tcMar>
              <w:top w:w="160" w:type="nil"/>
              <w:left w:w="120" w:type="nil"/>
              <w:bottom w:w="120" w:type="nil"/>
              <w:right w:w="160" w:type="nil"/>
            </w:tcMar>
            <w:vAlign w:val="center"/>
          </w:tcPr>
          <w:p w14:paraId="50920218" w14:textId="3F914F87" w:rsidR="007D78F5" w:rsidRPr="00BB7604" w:rsidRDefault="007D78F5"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5408" w:type="dxa"/>
            <w:tcMar>
              <w:top w:w="160" w:type="nil"/>
              <w:left w:w="120" w:type="nil"/>
              <w:bottom w:w="120" w:type="nil"/>
              <w:right w:w="160" w:type="nil"/>
            </w:tcMar>
            <w:vAlign w:val="center"/>
          </w:tcPr>
          <w:p w14:paraId="0C672345" w14:textId="5CF8C901" w:rsidR="007D78F5" w:rsidRPr="00BB7604" w:rsidRDefault="007D78F5"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Example: 8ad22d19-b828-40d7-a378-c54aecd6cbab</w:t>
            </w:r>
          </w:p>
        </w:tc>
      </w:tr>
      <w:tr w:rsidR="007D78F5" w:rsidRPr="00BB7604" w14:paraId="5B5F0013" w14:textId="77777777" w:rsidTr="0024027E">
        <w:tc>
          <w:tcPr>
            <w:tcW w:w="2650" w:type="dxa"/>
            <w:vMerge w:val="restart"/>
            <w:tcMar>
              <w:top w:w="320" w:type="nil"/>
              <w:left w:w="120" w:type="nil"/>
              <w:bottom w:w="120" w:type="nil"/>
              <w:right w:w="160" w:type="nil"/>
            </w:tcMar>
            <w:vAlign w:val="center"/>
          </w:tcPr>
          <w:p w14:paraId="2DC32140" w14:textId="06BAE245" w:rsidR="007D78F5" w:rsidRPr="00BB7604" w:rsidRDefault="007D78F5"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lang w:val="ru-RU"/>
              </w:rPr>
              <w:t>correlationId</w:t>
            </w:r>
          </w:p>
        </w:tc>
        <w:tc>
          <w:tcPr>
            <w:tcW w:w="1559" w:type="dxa"/>
            <w:vMerge w:val="restart"/>
            <w:tcMar>
              <w:top w:w="160" w:type="nil"/>
              <w:left w:w="120" w:type="nil"/>
              <w:bottom w:w="120" w:type="nil"/>
              <w:right w:w="160" w:type="nil"/>
            </w:tcMar>
            <w:vAlign w:val="center"/>
          </w:tcPr>
          <w:p w14:paraId="4D28E64F" w14:textId="671E1B0F" w:rsidR="007D78F5" w:rsidRPr="00BB7604" w:rsidRDefault="007D78F5"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r w:rsidRPr="00BB7604">
              <w:rPr>
                <w:rFonts w:ascii="Times New Roman" w:hAnsi="Times New Roman"/>
                <w:color w:val="000000"/>
                <w:sz w:val="22"/>
                <w:szCs w:val="22"/>
              </w:rPr>
              <w:t>String</w:t>
            </w:r>
          </w:p>
          <w:p w14:paraId="31DF6F5D" w14:textId="3518456F" w:rsidR="007D78F5" w:rsidRPr="00BB7604" w:rsidRDefault="007D78F5"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Required: Yes</w:t>
            </w:r>
          </w:p>
        </w:tc>
        <w:tc>
          <w:tcPr>
            <w:tcW w:w="5408" w:type="dxa"/>
            <w:tcMar>
              <w:top w:w="160" w:type="nil"/>
              <w:left w:w="120" w:type="nil"/>
              <w:bottom w:w="120" w:type="nil"/>
              <w:right w:w="160" w:type="nil"/>
            </w:tcMar>
          </w:tcPr>
          <w:p w14:paraId="63C017D4" w14:textId="5FF388B5" w:rsidR="007D78F5" w:rsidRPr="00BB7604" w:rsidRDefault="007D78F5"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hAnsi="Times New Roman"/>
                <w:color w:val="000000"/>
                <w:sz w:val="22"/>
                <w:szCs w:val="22"/>
              </w:rPr>
              <w:t>Command–response correlation identifier. It matches the  correlationId  from the command.</w:t>
            </w:r>
          </w:p>
        </w:tc>
      </w:tr>
      <w:tr w:rsidR="0004183A" w:rsidRPr="00BB7604" w14:paraId="2CBD2913" w14:textId="77777777" w:rsidTr="0024027E">
        <w:tc>
          <w:tcPr>
            <w:tcW w:w="2650" w:type="dxa"/>
            <w:vMerge/>
            <w:tcMar>
              <w:top w:w="320" w:type="nil"/>
              <w:left w:w="120" w:type="nil"/>
              <w:bottom w:w="120" w:type="nil"/>
              <w:right w:w="160" w:type="nil"/>
            </w:tcMar>
            <w:vAlign w:val="center"/>
          </w:tcPr>
          <w:p w14:paraId="71D033F4" w14:textId="77777777" w:rsidR="0004183A" w:rsidRPr="00BB7604" w:rsidRDefault="0004183A"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1559" w:type="dxa"/>
            <w:vMerge/>
            <w:tcMar>
              <w:top w:w="160" w:type="nil"/>
              <w:left w:w="120" w:type="nil"/>
              <w:bottom w:w="120" w:type="nil"/>
              <w:right w:w="160" w:type="nil"/>
            </w:tcMar>
            <w:vAlign w:val="center"/>
          </w:tcPr>
          <w:p w14:paraId="5B65F9DF" w14:textId="77777777" w:rsidR="0004183A" w:rsidRPr="00BB7604" w:rsidRDefault="0004183A"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5408" w:type="dxa"/>
            <w:tcMar>
              <w:top w:w="160" w:type="nil"/>
              <w:left w:w="120" w:type="nil"/>
              <w:bottom w:w="120" w:type="nil"/>
              <w:right w:w="160" w:type="nil"/>
            </w:tcMar>
          </w:tcPr>
          <w:p w14:paraId="722FBEF1" w14:textId="06527302" w:rsidR="0004183A" w:rsidRPr="00BB7604" w:rsidRDefault="0004183A"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color w:val="000000"/>
                <w:sz w:val="22"/>
                <w:szCs w:val="22"/>
              </w:rPr>
            </w:pPr>
            <w:r w:rsidRPr="00BB7604">
              <w:rPr>
                <w:rFonts w:ascii="Times New Roman" w:hAnsi="Times New Roman"/>
                <w:color w:val="000000"/>
                <w:sz w:val="22"/>
                <w:szCs w:val="22"/>
              </w:rPr>
              <w:t>Format: UUID</w:t>
            </w:r>
          </w:p>
        </w:tc>
      </w:tr>
      <w:tr w:rsidR="007D78F5" w:rsidRPr="00BB7604" w14:paraId="0EB00B0B" w14:textId="77777777" w:rsidTr="0063634A">
        <w:tc>
          <w:tcPr>
            <w:tcW w:w="2650" w:type="dxa"/>
            <w:vMerge/>
            <w:tcMar>
              <w:top w:w="320" w:type="nil"/>
              <w:left w:w="120" w:type="nil"/>
              <w:bottom w:w="120" w:type="nil"/>
              <w:right w:w="160" w:type="nil"/>
            </w:tcMar>
            <w:vAlign w:val="center"/>
          </w:tcPr>
          <w:p w14:paraId="03E6F954" w14:textId="5C56BDC4" w:rsidR="007D78F5" w:rsidRPr="00BB7604" w:rsidRDefault="007D78F5"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1559" w:type="dxa"/>
            <w:vMerge/>
            <w:tcMar>
              <w:top w:w="160" w:type="nil"/>
              <w:left w:w="120" w:type="nil"/>
              <w:bottom w:w="120" w:type="nil"/>
              <w:right w:w="160" w:type="nil"/>
            </w:tcMar>
            <w:vAlign w:val="center"/>
          </w:tcPr>
          <w:p w14:paraId="4EF7C68F" w14:textId="2501B27B" w:rsidR="007D78F5" w:rsidRPr="00BB7604" w:rsidRDefault="007D78F5"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5408" w:type="dxa"/>
            <w:tcMar>
              <w:top w:w="160" w:type="nil"/>
              <w:left w:w="120" w:type="nil"/>
              <w:bottom w:w="120" w:type="nil"/>
              <w:right w:w="160" w:type="nil"/>
            </w:tcMar>
            <w:vAlign w:val="center"/>
          </w:tcPr>
          <w:p w14:paraId="12893AE3" w14:textId="7A05A9AC" w:rsidR="007D78F5" w:rsidRPr="00BB7604" w:rsidRDefault="007D78F5"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Example: 8ad22d19-b828-40d7-a378-c54aecd6cbab</w:t>
            </w:r>
          </w:p>
        </w:tc>
      </w:tr>
      <w:tr w:rsidR="007D78F5" w:rsidRPr="00BB7604" w14:paraId="65F4DBBF" w14:textId="77777777" w:rsidTr="0063634A">
        <w:tc>
          <w:tcPr>
            <w:tcW w:w="2650" w:type="dxa"/>
            <w:tcMar>
              <w:top w:w="320" w:type="nil"/>
              <w:left w:w="120" w:type="nil"/>
              <w:bottom w:w="120" w:type="nil"/>
              <w:right w:w="160" w:type="nil"/>
            </w:tcMar>
            <w:vAlign w:val="center"/>
          </w:tcPr>
          <w:p w14:paraId="12A46656" w14:textId="77777777" w:rsidR="007D78F5" w:rsidRPr="00BB7604" w:rsidRDefault="007D78F5"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lang w:val="ru-RU"/>
              </w:rPr>
              <w:t>contentType</w:t>
            </w:r>
          </w:p>
        </w:tc>
        <w:tc>
          <w:tcPr>
            <w:tcW w:w="1559" w:type="dxa"/>
            <w:tcMar>
              <w:top w:w="160" w:type="nil"/>
              <w:left w:w="120" w:type="nil"/>
              <w:bottom w:w="120" w:type="nil"/>
              <w:right w:w="160" w:type="nil"/>
            </w:tcMar>
            <w:vAlign w:val="center"/>
          </w:tcPr>
          <w:p w14:paraId="3C3C1A7D" w14:textId="35FD1D9A" w:rsidR="007D78F5" w:rsidRPr="00BB7604" w:rsidRDefault="007D78F5"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r w:rsidRPr="00BB7604">
              <w:rPr>
                <w:rFonts w:ascii="Times New Roman" w:hAnsi="Times New Roman"/>
                <w:color w:val="000000"/>
                <w:sz w:val="22"/>
                <w:szCs w:val="22"/>
              </w:rPr>
              <w:t>S</w:t>
            </w:r>
            <w:r w:rsidR="004B3730" w:rsidRPr="00BB7604">
              <w:rPr>
                <w:rFonts w:ascii="Times New Roman" w:hAnsi="Times New Roman"/>
                <w:color w:val="000000"/>
                <w:sz w:val="22"/>
                <w:szCs w:val="22"/>
              </w:rPr>
              <w:t>tring</w:t>
            </w:r>
          </w:p>
          <w:p w14:paraId="47F6B3B4" w14:textId="68D0F916" w:rsidR="007D78F5" w:rsidRPr="00BB7604" w:rsidRDefault="007D78F5"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Required: Yes</w:t>
            </w:r>
          </w:p>
        </w:tc>
        <w:tc>
          <w:tcPr>
            <w:tcW w:w="5408" w:type="dxa"/>
            <w:tcMar>
              <w:top w:w="160" w:type="nil"/>
              <w:left w:w="120" w:type="nil"/>
              <w:bottom w:w="120" w:type="nil"/>
              <w:right w:w="160" w:type="nil"/>
            </w:tcMar>
            <w:vAlign w:val="center"/>
          </w:tcPr>
          <w:p w14:paraId="5E58DEA6" w14:textId="3D2C914C" w:rsidR="007D78F5" w:rsidRPr="00BB7604" w:rsidRDefault="007D78F5" w:rsidP="007D78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rPr>
              <w:t xml:space="preserve">Example: </w:t>
            </w:r>
            <w:r w:rsidRPr="00BB7604">
              <w:rPr>
                <w:rFonts w:ascii="Times New Roman" w:eastAsiaTheme="minorEastAsia" w:hAnsi="Times New Roman"/>
                <w:sz w:val="22"/>
                <w:szCs w:val="22"/>
                <w:lang w:val="ru-RU"/>
              </w:rPr>
              <w:t>application/json</w:t>
            </w:r>
          </w:p>
        </w:tc>
      </w:tr>
      <w:tr w:rsidR="008243A4" w:rsidRPr="00BB7604" w14:paraId="122B850D" w14:textId="77777777" w:rsidTr="0063634A">
        <w:tc>
          <w:tcPr>
            <w:tcW w:w="2650" w:type="dxa"/>
            <w:vMerge w:val="restart"/>
            <w:tcMar>
              <w:top w:w="320" w:type="nil"/>
              <w:left w:w="120" w:type="nil"/>
              <w:bottom w:w="120" w:type="nil"/>
              <w:right w:w="160" w:type="nil"/>
            </w:tcMar>
            <w:vAlign w:val="center"/>
          </w:tcPr>
          <w:p w14:paraId="520A10B5" w14:textId="3BC4B0B6" w:rsidR="008243A4" w:rsidRPr="00BB7604" w:rsidRDefault="008243A4" w:rsidP="00C43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lang w:val="ru-RU"/>
              </w:rPr>
              <w:t>Sender</w:t>
            </w:r>
          </w:p>
        </w:tc>
        <w:tc>
          <w:tcPr>
            <w:tcW w:w="1559" w:type="dxa"/>
            <w:vMerge w:val="restart"/>
            <w:tcMar>
              <w:top w:w="160" w:type="nil"/>
              <w:left w:w="120" w:type="nil"/>
              <w:bottom w:w="120" w:type="nil"/>
              <w:right w:w="160" w:type="nil"/>
            </w:tcMar>
            <w:vAlign w:val="center"/>
          </w:tcPr>
          <w:p w14:paraId="5E4185CC" w14:textId="77777777" w:rsidR="008243A4" w:rsidRPr="00BB7604" w:rsidRDefault="008243A4" w:rsidP="00C43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r w:rsidRPr="00BB7604">
              <w:rPr>
                <w:rFonts w:ascii="Times New Roman" w:hAnsi="Times New Roman"/>
                <w:color w:val="000000"/>
                <w:sz w:val="22"/>
                <w:szCs w:val="22"/>
              </w:rPr>
              <w:t>String</w:t>
            </w:r>
          </w:p>
          <w:p w14:paraId="672FD08F" w14:textId="12B6CC3D" w:rsidR="008243A4" w:rsidRPr="00BB7604" w:rsidRDefault="008243A4" w:rsidP="00C43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Required: Yes</w:t>
            </w:r>
          </w:p>
        </w:tc>
        <w:tc>
          <w:tcPr>
            <w:tcW w:w="5408" w:type="dxa"/>
            <w:tcMar>
              <w:top w:w="160" w:type="nil"/>
              <w:left w:w="120" w:type="nil"/>
              <w:bottom w:w="120" w:type="nil"/>
              <w:right w:w="160" w:type="nil"/>
            </w:tcMar>
            <w:vAlign w:val="center"/>
          </w:tcPr>
          <w:p w14:paraId="3060F1DD" w14:textId="20C5A30A" w:rsidR="008243A4" w:rsidRPr="00BB7604" w:rsidRDefault="008243A4" w:rsidP="00C43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Sender system</w:t>
            </w:r>
          </w:p>
        </w:tc>
      </w:tr>
      <w:tr w:rsidR="008243A4" w:rsidRPr="00BB7604" w14:paraId="4B3FC55D" w14:textId="77777777" w:rsidTr="0063634A">
        <w:tc>
          <w:tcPr>
            <w:tcW w:w="2650" w:type="dxa"/>
            <w:vMerge/>
            <w:tcMar>
              <w:top w:w="320" w:type="nil"/>
              <w:left w:w="120" w:type="nil"/>
              <w:bottom w:w="120" w:type="nil"/>
              <w:right w:w="160" w:type="nil"/>
            </w:tcMar>
            <w:vAlign w:val="center"/>
          </w:tcPr>
          <w:p w14:paraId="7969D564" w14:textId="6D99AE68" w:rsidR="008243A4" w:rsidRPr="00BB7604" w:rsidRDefault="008243A4" w:rsidP="00C43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p>
        </w:tc>
        <w:tc>
          <w:tcPr>
            <w:tcW w:w="1559" w:type="dxa"/>
            <w:vMerge/>
            <w:tcMar>
              <w:top w:w="160" w:type="nil"/>
              <w:left w:w="120" w:type="nil"/>
              <w:bottom w:w="120" w:type="nil"/>
              <w:right w:w="160" w:type="nil"/>
            </w:tcMar>
            <w:vAlign w:val="center"/>
          </w:tcPr>
          <w:p w14:paraId="6C2C4E05" w14:textId="5977A6A9" w:rsidR="008243A4" w:rsidRPr="00BB7604" w:rsidRDefault="008243A4" w:rsidP="00C43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5408" w:type="dxa"/>
            <w:tcMar>
              <w:top w:w="160" w:type="nil"/>
              <w:left w:w="120" w:type="nil"/>
              <w:bottom w:w="120" w:type="nil"/>
              <w:right w:w="160" w:type="nil"/>
            </w:tcMar>
            <w:vAlign w:val="center"/>
          </w:tcPr>
          <w:p w14:paraId="7AB9F6D8" w14:textId="1C15A2EF" w:rsidR="008243A4" w:rsidRPr="00BB7604" w:rsidRDefault="008243A4" w:rsidP="00C43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Example: </w:t>
            </w:r>
            <w:r w:rsidR="00C91E90" w:rsidRPr="00BB7604">
              <w:rPr>
                <w:rFonts w:ascii="Times New Roman" w:eastAsiaTheme="minorEastAsia" w:hAnsi="Times New Roman"/>
                <w:sz w:val="24"/>
              </w:rPr>
              <w:t>bpmDisbursement</w:t>
            </w:r>
          </w:p>
        </w:tc>
      </w:tr>
      <w:tr w:rsidR="00C4345C" w:rsidRPr="00BB7604" w14:paraId="3C3BF7A4" w14:textId="77777777" w:rsidTr="0063634A">
        <w:tc>
          <w:tcPr>
            <w:tcW w:w="2650" w:type="dxa"/>
            <w:tcMar>
              <w:top w:w="320" w:type="nil"/>
              <w:left w:w="120" w:type="nil"/>
              <w:bottom w:w="120" w:type="nil"/>
              <w:right w:w="160" w:type="nil"/>
            </w:tcMar>
            <w:vAlign w:val="center"/>
          </w:tcPr>
          <w:p w14:paraId="7D9F12B6" w14:textId="77777777" w:rsidR="00C4345C" w:rsidRPr="00BB7604" w:rsidRDefault="00C4345C" w:rsidP="00C43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lang w:val="ru-RU"/>
              </w:rPr>
              <w:t>spring_json_header_types</w:t>
            </w:r>
          </w:p>
        </w:tc>
        <w:tc>
          <w:tcPr>
            <w:tcW w:w="1559" w:type="dxa"/>
            <w:tcMar>
              <w:top w:w="160" w:type="nil"/>
              <w:left w:w="120" w:type="nil"/>
              <w:bottom w:w="120" w:type="nil"/>
              <w:right w:w="160" w:type="nil"/>
            </w:tcMar>
            <w:vAlign w:val="center"/>
          </w:tcPr>
          <w:p w14:paraId="54704633" w14:textId="21B94DAE" w:rsidR="00C4345C" w:rsidRPr="00BB7604" w:rsidRDefault="00C4345C" w:rsidP="00C43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lang w:val="ru-RU"/>
              </w:rPr>
              <w:t xml:space="preserve">Type: </w:t>
            </w:r>
            <w:r w:rsidRPr="00BB7604">
              <w:rPr>
                <w:rFonts w:ascii="Times New Roman" w:eastAsiaTheme="minorEastAsia" w:hAnsi="Times New Roman"/>
                <w:sz w:val="22"/>
                <w:szCs w:val="22"/>
              </w:rPr>
              <w:t>Json</w:t>
            </w:r>
          </w:p>
          <w:p w14:paraId="5A9DD8A3" w14:textId="7241E28C" w:rsidR="00C4345C" w:rsidRPr="00BB7604" w:rsidRDefault="00C4345C" w:rsidP="00C43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lang w:val="ru-RU"/>
              </w:rPr>
            </w:pPr>
            <w:r w:rsidRPr="00BB7604">
              <w:rPr>
                <w:rFonts w:ascii="Times New Roman" w:eastAsiaTheme="minorEastAsia" w:hAnsi="Times New Roman"/>
                <w:sz w:val="22"/>
                <w:szCs w:val="22"/>
                <w:lang w:val="ru-RU"/>
              </w:rPr>
              <w:t>Required: Yes</w:t>
            </w:r>
          </w:p>
        </w:tc>
        <w:tc>
          <w:tcPr>
            <w:tcW w:w="5408" w:type="dxa"/>
            <w:tcMar>
              <w:top w:w="160" w:type="nil"/>
              <w:left w:w="120" w:type="nil"/>
              <w:bottom w:w="120" w:type="nil"/>
              <w:right w:w="160" w:type="nil"/>
            </w:tcMar>
            <w:vAlign w:val="center"/>
          </w:tcPr>
          <w:p w14:paraId="748CBD41" w14:textId="77892907" w:rsidR="00C4345C" w:rsidRPr="00BB7604" w:rsidRDefault="00C4345C" w:rsidP="00C43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Example: {"dqMessageGuid":"java.lang.String","correlationId":"java.lang.String","contentType":"java.lang.String"}</w:t>
            </w:r>
          </w:p>
        </w:tc>
      </w:tr>
    </w:tbl>
    <w:p w14:paraId="196903C3" w14:textId="24DED487" w:rsidR="00F2156D" w:rsidRPr="00BB7604" w:rsidRDefault="00F2156D" w:rsidP="00F2156D">
      <w:pPr>
        <w:spacing w:before="240" w:after="200" w:line="360" w:lineRule="auto"/>
        <w:jc w:val="both"/>
        <w:rPr>
          <w:rFonts w:ascii="Times New Roman" w:eastAsiaTheme="minorEastAsia" w:hAnsi="Times New Roman"/>
          <w:sz w:val="24"/>
          <w:u w:val="single"/>
        </w:rPr>
      </w:pPr>
      <w:r w:rsidRPr="00BB7604">
        <w:rPr>
          <w:rFonts w:ascii="Times New Roman" w:eastAsiaTheme="minorEastAsia" w:hAnsi="Times New Roman"/>
          <w:sz w:val="24"/>
          <w:u w:val="single"/>
        </w:rPr>
        <w:t>VALUE</w:t>
      </w:r>
    </w:p>
    <w:tbl>
      <w:tblPr>
        <w:tblW w:w="5000" w:type="pct"/>
        <w:tblInd w:w="-118" w:type="dxa"/>
        <w:tblBorders>
          <w:top w:val="nil"/>
          <w:left w:val="nil"/>
          <w:right w:val="nil"/>
        </w:tblBorders>
        <w:tblLayout w:type="fixed"/>
        <w:tblCellMar>
          <w:top w:w="57" w:type="dxa"/>
          <w:bottom w:w="57" w:type="dxa"/>
        </w:tblCellMar>
        <w:tblLook w:val="0000" w:firstRow="0" w:lastRow="0" w:firstColumn="0" w:lastColumn="0" w:noHBand="0" w:noVBand="0"/>
      </w:tblPr>
      <w:tblGrid>
        <w:gridCol w:w="3177"/>
        <w:gridCol w:w="2885"/>
        <w:gridCol w:w="3555"/>
        <w:tblGridChange w:id="147">
          <w:tblGrid>
            <w:gridCol w:w="1188"/>
            <w:gridCol w:w="1989"/>
            <w:gridCol w:w="1188"/>
            <w:gridCol w:w="1697"/>
            <w:gridCol w:w="1188"/>
            <w:gridCol w:w="2367"/>
            <w:gridCol w:w="1188"/>
          </w:tblGrid>
        </w:tblGridChange>
      </w:tblGrid>
      <w:tr w:rsidR="00B907A4" w:rsidRPr="00BB7604" w14:paraId="7C12353D" w14:textId="77777777" w:rsidTr="00DC29E5">
        <w:tc>
          <w:tcPr>
            <w:tcW w:w="3177"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80" w:type="nil"/>
              <w:left w:w="80" w:type="nil"/>
              <w:bottom w:w="80" w:type="nil"/>
              <w:right w:w="80" w:type="nil"/>
            </w:tcMar>
          </w:tcPr>
          <w:p w14:paraId="12EC0FD9" w14:textId="4888FC08" w:rsidR="00B907A4" w:rsidRPr="00BB7604" w:rsidRDefault="00B907A4" w:rsidP="00B907A4">
            <w:pPr>
              <w:autoSpaceDE w:val="0"/>
              <w:autoSpaceDN w:val="0"/>
              <w:adjustRightInd w:val="0"/>
              <w:spacing w:after="0" w:line="360" w:lineRule="auto"/>
              <w:rPr>
                <w:rFonts w:ascii="Times New Roman" w:hAnsi="Times New Roman"/>
                <w:sz w:val="22"/>
                <w:szCs w:val="22"/>
                <w:lang w:val="ru-RU"/>
              </w:rPr>
            </w:pPr>
            <w:r w:rsidRPr="00BB7604">
              <w:rPr>
                <w:rFonts w:ascii="Times New Roman" w:hAnsi="Times New Roman"/>
                <w:b/>
                <w:color w:val="000000"/>
                <w:sz w:val="22"/>
                <w:szCs w:val="22"/>
              </w:rPr>
              <w:t>Field</w:t>
            </w:r>
          </w:p>
        </w:tc>
        <w:tc>
          <w:tcPr>
            <w:tcW w:w="288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80" w:type="nil"/>
              <w:left w:w="80" w:type="nil"/>
              <w:bottom w:w="80" w:type="nil"/>
              <w:right w:w="80" w:type="nil"/>
            </w:tcMar>
            <w:vAlign w:val="center"/>
          </w:tcPr>
          <w:p w14:paraId="0528BF05" w14:textId="1CB000A6" w:rsidR="00B907A4" w:rsidRPr="00BB7604" w:rsidRDefault="00B907A4" w:rsidP="00B907A4">
            <w:pPr>
              <w:autoSpaceDE w:val="0"/>
              <w:autoSpaceDN w:val="0"/>
              <w:adjustRightInd w:val="0"/>
              <w:spacing w:after="0" w:line="360" w:lineRule="auto"/>
              <w:rPr>
                <w:rFonts w:ascii="Times New Roman" w:hAnsi="Times New Roman"/>
                <w:sz w:val="22"/>
                <w:szCs w:val="22"/>
                <w:lang w:val="ru-RU"/>
              </w:rPr>
            </w:pPr>
            <w:r w:rsidRPr="00BB7604">
              <w:rPr>
                <w:rFonts w:ascii="Times New Roman" w:hAnsi="Times New Roman"/>
                <w:b/>
                <w:color w:val="000000"/>
                <w:sz w:val="22"/>
                <w:szCs w:val="22"/>
              </w:rPr>
              <w:t>Type / Required</w:t>
            </w:r>
          </w:p>
        </w:tc>
        <w:tc>
          <w:tcPr>
            <w:tcW w:w="355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80" w:type="nil"/>
              <w:left w:w="80" w:type="nil"/>
              <w:bottom w:w="80" w:type="nil"/>
              <w:right w:w="80" w:type="nil"/>
            </w:tcMar>
            <w:vAlign w:val="center"/>
          </w:tcPr>
          <w:p w14:paraId="0E842A26" w14:textId="3C5A39CE" w:rsidR="00B907A4" w:rsidRPr="00BB7604" w:rsidRDefault="00B907A4" w:rsidP="00B907A4">
            <w:pPr>
              <w:autoSpaceDE w:val="0"/>
              <w:autoSpaceDN w:val="0"/>
              <w:adjustRightInd w:val="0"/>
              <w:spacing w:after="0" w:line="360" w:lineRule="auto"/>
              <w:rPr>
                <w:rFonts w:ascii="Times New Roman" w:hAnsi="Times New Roman"/>
                <w:sz w:val="22"/>
                <w:szCs w:val="22"/>
                <w:lang w:val="ru-RU"/>
              </w:rPr>
            </w:pPr>
            <w:r w:rsidRPr="00BB7604">
              <w:rPr>
                <w:rFonts w:ascii="Times New Roman" w:hAnsi="Times New Roman"/>
                <w:b/>
                <w:bCs/>
                <w:color w:val="000000"/>
                <w:sz w:val="22"/>
                <w:szCs w:val="22"/>
              </w:rPr>
              <w:t>Description / Example</w:t>
            </w:r>
          </w:p>
        </w:tc>
      </w:tr>
      <w:tr w:rsidR="00B907A4" w:rsidRPr="00BB7604" w14:paraId="2203590A" w14:textId="77777777" w:rsidTr="00DC29E5">
        <w:tblPrEx>
          <w:tblBorders>
            <w:top w:val="none" w:sz="0" w:space="0" w:color="auto"/>
          </w:tblBorders>
        </w:tblPrEx>
        <w:tc>
          <w:tcPr>
            <w:tcW w:w="317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61914DAF" w14:textId="77777777" w:rsidR="00B907A4" w:rsidRPr="00BB7604" w:rsidRDefault="00B907A4" w:rsidP="00B907A4">
            <w:pPr>
              <w:autoSpaceDE w:val="0"/>
              <w:autoSpaceDN w:val="0"/>
              <w:adjustRightInd w:val="0"/>
              <w:spacing w:after="0" w:line="360" w:lineRule="auto"/>
              <w:rPr>
                <w:rFonts w:ascii="Times New Roman" w:hAnsi="Times New Roman"/>
                <w:sz w:val="22"/>
                <w:szCs w:val="22"/>
                <w:lang w:val="ru-RU"/>
              </w:rPr>
            </w:pPr>
            <w:commentRangeStart w:id="148"/>
            <w:commentRangeStart w:id="149"/>
            <w:commentRangeStart w:id="150"/>
            <w:r w:rsidRPr="00BB7604">
              <w:rPr>
                <w:rFonts w:ascii="Times New Roman" w:hAnsi="Times New Roman"/>
                <w:color w:val="000000"/>
                <w:sz w:val="22"/>
                <w:szCs w:val="22"/>
                <w:lang w:val="ru-RU"/>
              </w:rPr>
              <w:lastRenderedPageBreak/>
              <w:t>correlationId</w:t>
            </w:r>
            <w:commentRangeEnd w:id="148"/>
            <w:r w:rsidR="00D3139F">
              <w:rPr>
                <w:rStyle w:val="CommentReference"/>
              </w:rPr>
              <w:commentReference w:id="148"/>
            </w:r>
            <w:commentRangeEnd w:id="149"/>
            <w:r w:rsidR="003B03EE">
              <w:rPr>
                <w:rStyle w:val="CommentReference"/>
              </w:rPr>
              <w:commentReference w:id="149"/>
            </w:r>
            <w:commentRangeEnd w:id="150"/>
            <w:r w:rsidR="003B03EE">
              <w:rPr>
                <w:rStyle w:val="CommentReference"/>
              </w:rPr>
              <w:commentReference w:id="150"/>
            </w:r>
          </w:p>
        </w:tc>
        <w:tc>
          <w:tcPr>
            <w:tcW w:w="288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23B84704" w14:textId="621FB946" w:rsidR="00B907A4" w:rsidRPr="00BB7604" w:rsidRDefault="00B907A4" w:rsidP="00B907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r w:rsidR="0004183A" w:rsidRPr="00BB7604">
              <w:rPr>
                <w:rFonts w:ascii="Times New Roman" w:hAnsi="Times New Roman"/>
                <w:color w:val="000000"/>
                <w:sz w:val="22"/>
                <w:szCs w:val="22"/>
              </w:rPr>
              <w:t>String</w:t>
            </w:r>
          </w:p>
          <w:p w14:paraId="1E5E1B67" w14:textId="6F8925DD" w:rsidR="00B907A4" w:rsidRPr="00BB7604" w:rsidRDefault="00B907A4" w:rsidP="00B907A4">
            <w:pPr>
              <w:autoSpaceDE w:val="0"/>
              <w:autoSpaceDN w:val="0"/>
              <w:adjustRightInd w:val="0"/>
              <w:spacing w:after="0" w:line="360" w:lineRule="auto"/>
              <w:rPr>
                <w:rFonts w:ascii="Times New Roman" w:hAnsi="Times New Roman"/>
                <w:sz w:val="22"/>
                <w:szCs w:val="22"/>
              </w:rPr>
            </w:pPr>
            <w:r w:rsidRPr="00BB7604">
              <w:rPr>
                <w:rFonts w:ascii="Times New Roman" w:eastAsiaTheme="minorEastAsia" w:hAnsi="Times New Roman"/>
                <w:sz w:val="22"/>
                <w:szCs w:val="22"/>
              </w:rPr>
              <w:t>Required: Yes</w:t>
            </w:r>
          </w:p>
        </w:tc>
        <w:tc>
          <w:tcPr>
            <w:tcW w:w="3555"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18EF483C" w14:textId="5C7860CE" w:rsidR="00B907A4" w:rsidRPr="00BB7604" w:rsidRDefault="00B907A4" w:rsidP="00B907A4">
            <w:pPr>
              <w:autoSpaceDE w:val="0"/>
              <w:autoSpaceDN w:val="0"/>
              <w:adjustRightInd w:val="0"/>
              <w:spacing w:after="0" w:line="360" w:lineRule="auto"/>
              <w:rPr>
                <w:rFonts w:ascii="Times New Roman" w:hAnsi="Times New Roman"/>
                <w:sz w:val="22"/>
                <w:szCs w:val="22"/>
              </w:rPr>
            </w:pPr>
            <w:r w:rsidRPr="00BB7604">
              <w:rPr>
                <w:rFonts w:ascii="Times New Roman" w:hAnsi="Times New Roman"/>
                <w:color w:val="000000"/>
                <w:sz w:val="22"/>
                <w:szCs w:val="22"/>
              </w:rPr>
              <w:t>Command–response correlation identifier. It matches the  correlationId  from the command.</w:t>
            </w:r>
          </w:p>
        </w:tc>
      </w:tr>
      <w:tr w:rsidR="0004183A" w:rsidRPr="00BB7604" w14:paraId="77E1BB1B" w14:textId="77777777" w:rsidTr="00DC29E5">
        <w:tblPrEx>
          <w:tblBorders>
            <w:top w:val="none" w:sz="0" w:space="0" w:color="auto"/>
          </w:tblBorders>
        </w:tblPrEx>
        <w:tc>
          <w:tcPr>
            <w:tcW w:w="3177" w:type="dxa"/>
            <w:vMerge/>
            <w:tcBorders>
              <w:top w:val="single" w:sz="8" w:space="0" w:color="000000"/>
              <w:left w:val="single" w:sz="8" w:space="0" w:color="000000"/>
              <w:right w:val="single" w:sz="8" w:space="0" w:color="000000"/>
            </w:tcBorders>
            <w:tcMar>
              <w:top w:w="80" w:type="nil"/>
              <w:left w:w="80" w:type="nil"/>
              <w:bottom w:w="80" w:type="nil"/>
              <w:right w:w="80" w:type="nil"/>
            </w:tcMar>
          </w:tcPr>
          <w:p w14:paraId="0447AD11" w14:textId="77777777" w:rsidR="0004183A" w:rsidRPr="00BB7604" w:rsidRDefault="0004183A" w:rsidP="00B907A4">
            <w:pPr>
              <w:autoSpaceDE w:val="0"/>
              <w:autoSpaceDN w:val="0"/>
              <w:adjustRightInd w:val="0"/>
              <w:spacing w:after="0" w:line="360" w:lineRule="auto"/>
              <w:rPr>
                <w:rFonts w:ascii="Times New Roman" w:hAnsi="Times New Roman"/>
                <w:color w:val="000000"/>
                <w:sz w:val="22"/>
                <w:szCs w:val="22"/>
              </w:rPr>
            </w:pPr>
          </w:p>
        </w:tc>
        <w:tc>
          <w:tcPr>
            <w:tcW w:w="2885" w:type="dxa"/>
            <w:vMerge/>
            <w:tcBorders>
              <w:top w:val="single" w:sz="8" w:space="0" w:color="000000"/>
              <w:left w:val="single" w:sz="8" w:space="0" w:color="000000"/>
              <w:right w:val="single" w:sz="8" w:space="0" w:color="000000"/>
            </w:tcBorders>
            <w:tcMar>
              <w:top w:w="80" w:type="nil"/>
              <w:left w:w="80" w:type="nil"/>
              <w:bottom w:w="80" w:type="nil"/>
              <w:right w:w="80" w:type="nil"/>
            </w:tcMar>
          </w:tcPr>
          <w:p w14:paraId="4CC7222B" w14:textId="77777777" w:rsidR="0004183A" w:rsidRPr="00BB7604" w:rsidRDefault="0004183A" w:rsidP="00B907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p>
        </w:tc>
        <w:tc>
          <w:tcPr>
            <w:tcW w:w="3555"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E769FEB" w14:textId="2DEDC7A2" w:rsidR="0004183A" w:rsidRPr="00BB7604" w:rsidRDefault="0004183A" w:rsidP="00B907A4">
            <w:pPr>
              <w:autoSpaceDE w:val="0"/>
              <w:autoSpaceDN w:val="0"/>
              <w:adjustRightInd w:val="0"/>
              <w:spacing w:after="0" w:line="360" w:lineRule="auto"/>
              <w:rPr>
                <w:rFonts w:ascii="Times New Roman" w:hAnsi="Times New Roman"/>
                <w:color w:val="000000"/>
                <w:sz w:val="22"/>
                <w:szCs w:val="22"/>
              </w:rPr>
            </w:pPr>
            <w:r w:rsidRPr="00BB7604">
              <w:rPr>
                <w:rFonts w:ascii="Times New Roman" w:hAnsi="Times New Roman"/>
                <w:color w:val="000000"/>
                <w:sz w:val="22"/>
                <w:szCs w:val="22"/>
              </w:rPr>
              <w:t>Format: UUID</w:t>
            </w:r>
          </w:p>
        </w:tc>
      </w:tr>
      <w:tr w:rsidR="00B907A4" w:rsidRPr="00BB7604" w14:paraId="5D0E5371" w14:textId="77777777" w:rsidTr="00DC29E5">
        <w:tblPrEx>
          <w:tblBorders>
            <w:top w:val="none" w:sz="0" w:space="0" w:color="auto"/>
          </w:tblBorders>
        </w:tblPrEx>
        <w:tc>
          <w:tcPr>
            <w:tcW w:w="317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1B4EF556" w14:textId="77777777" w:rsidR="00B907A4" w:rsidRPr="00BB7604" w:rsidRDefault="00B907A4" w:rsidP="00B907A4">
            <w:pPr>
              <w:autoSpaceDE w:val="0"/>
              <w:autoSpaceDN w:val="0"/>
              <w:adjustRightInd w:val="0"/>
              <w:spacing w:after="0" w:line="360" w:lineRule="auto"/>
              <w:rPr>
                <w:rFonts w:ascii="Times New Roman" w:hAnsi="Times New Roman"/>
                <w:color w:val="000000"/>
                <w:sz w:val="22"/>
                <w:szCs w:val="22"/>
              </w:rPr>
            </w:pPr>
          </w:p>
        </w:tc>
        <w:tc>
          <w:tcPr>
            <w:tcW w:w="288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3F26B505" w14:textId="77777777" w:rsidR="00B907A4" w:rsidRPr="00BB7604" w:rsidRDefault="00B907A4" w:rsidP="00B907A4">
            <w:pPr>
              <w:autoSpaceDE w:val="0"/>
              <w:autoSpaceDN w:val="0"/>
              <w:adjustRightInd w:val="0"/>
              <w:spacing w:after="0" w:line="360" w:lineRule="auto"/>
              <w:rPr>
                <w:rFonts w:ascii="Times New Roman" w:hAnsi="Times New Roman"/>
                <w:color w:val="000000"/>
                <w:sz w:val="22"/>
                <w:szCs w:val="22"/>
              </w:rPr>
            </w:pPr>
          </w:p>
        </w:tc>
        <w:tc>
          <w:tcPr>
            <w:tcW w:w="3555"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246AB7E4" w14:textId="4CDA5807" w:rsidR="00B907A4" w:rsidRPr="00BB7604" w:rsidRDefault="00B907A4" w:rsidP="00B907A4">
            <w:pPr>
              <w:autoSpaceDE w:val="0"/>
              <w:autoSpaceDN w:val="0"/>
              <w:adjustRightInd w:val="0"/>
              <w:spacing w:after="0" w:line="360" w:lineRule="auto"/>
              <w:rPr>
                <w:rFonts w:ascii="Times New Roman" w:hAnsi="Times New Roman"/>
                <w:color w:val="000000"/>
                <w:sz w:val="22"/>
                <w:szCs w:val="22"/>
              </w:rPr>
            </w:pPr>
            <w:r w:rsidRPr="00BB7604">
              <w:rPr>
                <w:rFonts w:ascii="Times New Roman" w:eastAsiaTheme="minorEastAsia" w:hAnsi="Times New Roman"/>
                <w:sz w:val="22"/>
                <w:szCs w:val="22"/>
              </w:rPr>
              <w:t>Example: 8ad22d19-b828-40d7-a378-c54aecd6cbab</w:t>
            </w:r>
          </w:p>
        </w:tc>
      </w:tr>
      <w:tr w:rsidR="00B907A4" w:rsidRPr="00BB7604" w14:paraId="0E9A0BFC" w14:textId="77777777" w:rsidTr="00DC29E5">
        <w:tblPrEx>
          <w:tblBorders>
            <w:top w:val="none" w:sz="0" w:space="0" w:color="auto"/>
          </w:tblBorders>
        </w:tblPrEx>
        <w:tc>
          <w:tcPr>
            <w:tcW w:w="317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6EA63B7E" w14:textId="77777777" w:rsidR="00B907A4" w:rsidRPr="00BB7604" w:rsidRDefault="00B907A4" w:rsidP="00B907A4">
            <w:pPr>
              <w:autoSpaceDE w:val="0"/>
              <w:autoSpaceDN w:val="0"/>
              <w:adjustRightInd w:val="0"/>
              <w:spacing w:after="0" w:line="360" w:lineRule="auto"/>
              <w:rPr>
                <w:rFonts w:ascii="Times New Roman" w:hAnsi="Times New Roman"/>
                <w:sz w:val="22"/>
                <w:szCs w:val="22"/>
                <w:lang w:val="ru-RU"/>
              </w:rPr>
            </w:pPr>
            <w:r w:rsidRPr="00BB7604">
              <w:rPr>
                <w:rFonts w:ascii="Times New Roman" w:hAnsi="Times New Roman"/>
                <w:color w:val="000000"/>
                <w:sz w:val="22"/>
                <w:szCs w:val="22"/>
                <w:lang w:val="ru-RU"/>
              </w:rPr>
              <w:t>appNumber</w:t>
            </w:r>
          </w:p>
        </w:tc>
        <w:tc>
          <w:tcPr>
            <w:tcW w:w="288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47DF4805" w14:textId="0CD0E28E" w:rsidR="00B907A4" w:rsidRPr="00BB7604" w:rsidRDefault="00B907A4" w:rsidP="00B907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r w:rsidRPr="00BB7604">
              <w:rPr>
                <w:rFonts w:ascii="Times New Roman" w:hAnsi="Times New Roman"/>
                <w:color w:val="000000"/>
                <w:sz w:val="22"/>
                <w:szCs w:val="22"/>
              </w:rPr>
              <w:t>String</w:t>
            </w:r>
          </w:p>
          <w:p w14:paraId="7A453912" w14:textId="5BDACF4A" w:rsidR="00B907A4" w:rsidRPr="00BB7604" w:rsidRDefault="00B907A4" w:rsidP="00B907A4">
            <w:pPr>
              <w:autoSpaceDE w:val="0"/>
              <w:autoSpaceDN w:val="0"/>
              <w:adjustRightInd w:val="0"/>
              <w:spacing w:after="0" w:line="360" w:lineRule="auto"/>
              <w:rPr>
                <w:rFonts w:ascii="Times New Roman" w:hAnsi="Times New Roman"/>
                <w:sz w:val="22"/>
                <w:szCs w:val="22"/>
                <w:lang w:val="ru-RU"/>
              </w:rPr>
            </w:pPr>
            <w:r w:rsidRPr="00BB7604">
              <w:rPr>
                <w:rFonts w:ascii="Times New Roman" w:eastAsiaTheme="minorEastAsia" w:hAnsi="Times New Roman"/>
                <w:sz w:val="22"/>
                <w:szCs w:val="22"/>
              </w:rPr>
              <w:t>Required: Yes</w:t>
            </w:r>
          </w:p>
        </w:tc>
        <w:tc>
          <w:tcPr>
            <w:tcW w:w="3555"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65D1C01D" w14:textId="5B22E0F3" w:rsidR="00B907A4" w:rsidRPr="00BB7604" w:rsidRDefault="00DF7568" w:rsidP="00B907A4">
            <w:pPr>
              <w:autoSpaceDE w:val="0"/>
              <w:autoSpaceDN w:val="0"/>
              <w:adjustRightInd w:val="0"/>
              <w:spacing w:after="0" w:line="360" w:lineRule="auto"/>
              <w:rPr>
                <w:rFonts w:ascii="Times New Roman" w:hAnsi="Times New Roman"/>
                <w:sz w:val="22"/>
                <w:szCs w:val="22"/>
                <w:lang w:val="ru-RU"/>
              </w:rPr>
            </w:pPr>
            <w:r w:rsidRPr="00BB7604">
              <w:rPr>
                <w:rFonts w:ascii="Times New Roman" w:hAnsi="Times New Roman"/>
                <w:color w:val="000000"/>
                <w:sz w:val="22"/>
                <w:szCs w:val="22"/>
                <w:lang w:val="ru-RU"/>
              </w:rPr>
              <w:t>Application Number</w:t>
            </w:r>
          </w:p>
        </w:tc>
      </w:tr>
      <w:tr w:rsidR="00B907A4" w:rsidRPr="00BB7604" w14:paraId="7F748A74" w14:textId="77777777" w:rsidTr="00DC29E5">
        <w:tblPrEx>
          <w:tblBorders>
            <w:top w:val="none" w:sz="0" w:space="0" w:color="auto"/>
          </w:tblBorders>
        </w:tblPrEx>
        <w:tc>
          <w:tcPr>
            <w:tcW w:w="317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165DA4E5" w14:textId="77777777" w:rsidR="00B907A4" w:rsidRPr="00BB7604" w:rsidRDefault="00B907A4" w:rsidP="00B907A4">
            <w:pPr>
              <w:autoSpaceDE w:val="0"/>
              <w:autoSpaceDN w:val="0"/>
              <w:adjustRightInd w:val="0"/>
              <w:spacing w:after="0" w:line="360" w:lineRule="auto"/>
              <w:rPr>
                <w:rFonts w:ascii="Times New Roman" w:hAnsi="Times New Roman"/>
                <w:color w:val="000000"/>
                <w:sz w:val="22"/>
                <w:szCs w:val="22"/>
                <w:lang w:val="ru-RU"/>
              </w:rPr>
            </w:pPr>
          </w:p>
        </w:tc>
        <w:tc>
          <w:tcPr>
            <w:tcW w:w="288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218B984B" w14:textId="77777777" w:rsidR="00B907A4" w:rsidRPr="00BB7604" w:rsidRDefault="00B907A4" w:rsidP="00B907A4">
            <w:pPr>
              <w:autoSpaceDE w:val="0"/>
              <w:autoSpaceDN w:val="0"/>
              <w:adjustRightInd w:val="0"/>
              <w:spacing w:after="0" w:line="360" w:lineRule="auto"/>
              <w:rPr>
                <w:rFonts w:ascii="Times New Roman" w:hAnsi="Times New Roman"/>
                <w:color w:val="000000"/>
                <w:sz w:val="22"/>
                <w:szCs w:val="22"/>
                <w:lang w:val="ru-RU"/>
              </w:rPr>
            </w:pPr>
          </w:p>
        </w:tc>
        <w:tc>
          <w:tcPr>
            <w:tcW w:w="3555"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35A98AE" w14:textId="26F8027B" w:rsidR="00B907A4" w:rsidRPr="00BB7604" w:rsidRDefault="00B907A4" w:rsidP="00B907A4">
            <w:pPr>
              <w:autoSpaceDE w:val="0"/>
              <w:autoSpaceDN w:val="0"/>
              <w:adjustRightInd w:val="0"/>
              <w:spacing w:after="0" w:line="360" w:lineRule="auto"/>
              <w:rPr>
                <w:rFonts w:ascii="Times New Roman" w:hAnsi="Times New Roman"/>
                <w:color w:val="000000"/>
                <w:sz w:val="22"/>
                <w:szCs w:val="22"/>
                <w:lang w:val="ru-RU"/>
              </w:rPr>
            </w:pPr>
            <w:r w:rsidRPr="00BB7604">
              <w:rPr>
                <w:rFonts w:ascii="Times New Roman" w:eastAsiaTheme="minorEastAsia" w:hAnsi="Times New Roman"/>
                <w:sz w:val="22"/>
                <w:szCs w:val="22"/>
              </w:rPr>
              <w:t xml:space="preserve">Example: </w:t>
            </w:r>
            <w:r w:rsidRPr="00BB7604">
              <w:rPr>
                <w:rFonts w:ascii="Times New Roman" w:hAnsi="Times New Roman"/>
                <w:color w:val="000000"/>
                <w:sz w:val="22"/>
                <w:szCs w:val="22"/>
                <w:lang w:val="ru-RU"/>
              </w:rPr>
              <w:t>2000763</w:t>
            </w:r>
          </w:p>
        </w:tc>
      </w:tr>
      <w:tr w:rsidR="00B907A4" w:rsidRPr="00BB7604" w14:paraId="58BFCC37" w14:textId="77777777" w:rsidTr="00DC29E5">
        <w:tblPrEx>
          <w:tblBorders>
            <w:top w:val="none" w:sz="0" w:space="0" w:color="auto"/>
          </w:tblBorders>
        </w:tblPrEx>
        <w:tc>
          <w:tcPr>
            <w:tcW w:w="317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46CA757F" w14:textId="33CC0ABC" w:rsidR="00B907A4" w:rsidRPr="00BB7604" w:rsidRDefault="00B907A4" w:rsidP="00B907A4">
            <w:pPr>
              <w:autoSpaceDE w:val="0"/>
              <w:autoSpaceDN w:val="0"/>
              <w:adjustRightInd w:val="0"/>
              <w:spacing w:after="0" w:line="360" w:lineRule="auto"/>
              <w:rPr>
                <w:rFonts w:ascii="Times New Roman" w:hAnsi="Times New Roman"/>
                <w:sz w:val="22"/>
                <w:szCs w:val="22"/>
                <w:lang w:val="ru-RU"/>
              </w:rPr>
            </w:pPr>
            <w:r w:rsidRPr="00BB7604">
              <w:rPr>
                <w:rFonts w:ascii="Times New Roman" w:hAnsi="Times New Roman"/>
                <w:color w:val="000000"/>
                <w:sz w:val="22"/>
                <w:szCs w:val="22"/>
                <w:lang w:val="ru-RU"/>
              </w:rPr>
              <w:t>stateSysName</w:t>
            </w:r>
          </w:p>
        </w:tc>
        <w:tc>
          <w:tcPr>
            <w:tcW w:w="288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2CA08A28" w14:textId="7F83493D" w:rsidR="00B907A4" w:rsidRPr="00BB7604" w:rsidRDefault="00B907A4" w:rsidP="00B907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r w:rsidRPr="00BB7604">
              <w:rPr>
                <w:rFonts w:ascii="Times New Roman" w:hAnsi="Times New Roman"/>
                <w:color w:val="000000"/>
                <w:sz w:val="22"/>
                <w:szCs w:val="22"/>
              </w:rPr>
              <w:t>String</w:t>
            </w:r>
          </w:p>
          <w:p w14:paraId="600A76C1" w14:textId="25E0ED8F" w:rsidR="00B907A4" w:rsidRPr="00BB7604" w:rsidRDefault="00B907A4" w:rsidP="00B907A4">
            <w:pPr>
              <w:autoSpaceDE w:val="0"/>
              <w:autoSpaceDN w:val="0"/>
              <w:adjustRightInd w:val="0"/>
              <w:spacing w:after="0" w:line="360" w:lineRule="auto"/>
              <w:rPr>
                <w:rFonts w:ascii="Times New Roman" w:hAnsi="Times New Roman"/>
                <w:sz w:val="22"/>
                <w:szCs w:val="22"/>
                <w:lang w:val="ru-RU"/>
              </w:rPr>
            </w:pPr>
            <w:r w:rsidRPr="00BB7604">
              <w:rPr>
                <w:rFonts w:ascii="Times New Roman" w:eastAsiaTheme="minorEastAsia" w:hAnsi="Times New Roman"/>
                <w:sz w:val="22"/>
                <w:szCs w:val="22"/>
              </w:rPr>
              <w:t>Required: Yes</w:t>
            </w:r>
          </w:p>
        </w:tc>
        <w:tc>
          <w:tcPr>
            <w:tcW w:w="3555"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C32084C" w14:textId="01C2B6EA" w:rsidR="00B907A4" w:rsidRPr="00BB7604" w:rsidRDefault="00DF7568" w:rsidP="00FE7818">
            <w:pPr>
              <w:autoSpaceDE w:val="0"/>
              <w:autoSpaceDN w:val="0"/>
              <w:adjustRightInd w:val="0"/>
              <w:spacing w:after="0" w:line="360" w:lineRule="auto"/>
              <w:rPr>
                <w:rFonts w:ascii="Times New Roman" w:hAnsi="Times New Roman"/>
                <w:sz w:val="22"/>
                <w:szCs w:val="22"/>
              </w:rPr>
            </w:pPr>
            <w:r w:rsidRPr="00BB7604">
              <w:rPr>
                <w:rFonts w:ascii="Times New Roman" w:hAnsi="Times New Roman"/>
                <w:color w:val="000000"/>
                <w:sz w:val="22"/>
                <w:szCs w:val="22"/>
              </w:rPr>
              <w:t>Status/trigger that initiated the tran</w:t>
            </w:r>
            <w:r w:rsidR="00FE7818" w:rsidRPr="00BB7604">
              <w:rPr>
                <w:rFonts w:ascii="Times New Roman" w:hAnsi="Times New Roman"/>
                <w:color w:val="000000"/>
                <w:sz w:val="22"/>
                <w:szCs w:val="22"/>
              </w:rPr>
              <w:t>sfer (echoed from the command).</w:t>
            </w:r>
          </w:p>
        </w:tc>
      </w:tr>
      <w:tr w:rsidR="00B907A4" w:rsidRPr="00BB7604" w14:paraId="0B1631BE" w14:textId="77777777" w:rsidTr="00DC29E5">
        <w:tblPrEx>
          <w:tblBorders>
            <w:top w:val="none" w:sz="0" w:space="0" w:color="auto"/>
          </w:tblBorders>
        </w:tblPrEx>
        <w:tc>
          <w:tcPr>
            <w:tcW w:w="3177" w:type="dxa"/>
            <w:vMerge/>
            <w:tcBorders>
              <w:left w:val="single" w:sz="8" w:space="0" w:color="000000"/>
              <w:right w:val="single" w:sz="8" w:space="0" w:color="000000"/>
            </w:tcBorders>
            <w:tcMar>
              <w:top w:w="80" w:type="nil"/>
              <w:left w:w="80" w:type="nil"/>
              <w:bottom w:w="80" w:type="nil"/>
              <w:right w:w="80" w:type="nil"/>
            </w:tcMar>
          </w:tcPr>
          <w:p w14:paraId="0C66BFE4" w14:textId="77777777" w:rsidR="00B907A4" w:rsidRPr="00BB7604" w:rsidRDefault="00B907A4" w:rsidP="00B907A4">
            <w:pPr>
              <w:autoSpaceDE w:val="0"/>
              <w:autoSpaceDN w:val="0"/>
              <w:adjustRightInd w:val="0"/>
              <w:spacing w:after="0" w:line="360" w:lineRule="auto"/>
              <w:rPr>
                <w:rFonts w:ascii="Times New Roman" w:hAnsi="Times New Roman"/>
                <w:color w:val="000000"/>
                <w:sz w:val="22"/>
                <w:szCs w:val="22"/>
              </w:rPr>
            </w:pPr>
          </w:p>
        </w:tc>
        <w:tc>
          <w:tcPr>
            <w:tcW w:w="2885" w:type="dxa"/>
            <w:vMerge/>
            <w:tcBorders>
              <w:left w:val="single" w:sz="8" w:space="0" w:color="000000"/>
              <w:right w:val="single" w:sz="8" w:space="0" w:color="000000"/>
            </w:tcBorders>
            <w:tcMar>
              <w:top w:w="80" w:type="nil"/>
              <w:left w:w="80" w:type="nil"/>
              <w:bottom w:w="80" w:type="nil"/>
              <w:right w:w="80" w:type="nil"/>
            </w:tcMar>
          </w:tcPr>
          <w:p w14:paraId="5CDC39A9" w14:textId="77777777" w:rsidR="00B907A4" w:rsidRPr="00BB7604" w:rsidRDefault="00B907A4" w:rsidP="00B907A4">
            <w:pPr>
              <w:autoSpaceDE w:val="0"/>
              <w:autoSpaceDN w:val="0"/>
              <w:adjustRightInd w:val="0"/>
              <w:spacing w:after="0" w:line="360" w:lineRule="auto"/>
              <w:rPr>
                <w:rFonts w:ascii="Times New Roman" w:hAnsi="Times New Roman"/>
                <w:color w:val="000000"/>
                <w:sz w:val="22"/>
                <w:szCs w:val="22"/>
              </w:rPr>
            </w:pPr>
          </w:p>
        </w:tc>
        <w:tc>
          <w:tcPr>
            <w:tcW w:w="3555"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A1E3845" w14:textId="146C9720" w:rsidR="00B907A4" w:rsidRPr="00BB7604" w:rsidRDefault="00B907A4" w:rsidP="00B907A4">
            <w:pPr>
              <w:autoSpaceDE w:val="0"/>
              <w:autoSpaceDN w:val="0"/>
              <w:adjustRightInd w:val="0"/>
              <w:spacing w:after="0" w:line="360" w:lineRule="auto"/>
              <w:rPr>
                <w:rFonts w:ascii="Times New Roman" w:hAnsi="Times New Roman"/>
                <w:color w:val="000000"/>
                <w:sz w:val="22"/>
                <w:szCs w:val="22"/>
              </w:rPr>
            </w:pPr>
            <w:r w:rsidRPr="00BB7604">
              <w:rPr>
                <w:rFonts w:ascii="Times New Roman" w:hAnsi="Times New Roman"/>
                <w:color w:val="000000"/>
                <w:sz w:val="22"/>
                <w:szCs w:val="22"/>
              </w:rPr>
              <w:t>disbursementRequest</w:t>
            </w:r>
          </w:p>
        </w:tc>
      </w:tr>
      <w:tr w:rsidR="00B907A4" w:rsidRPr="00BB7604" w14:paraId="3B318617" w14:textId="77777777" w:rsidTr="00DC29E5">
        <w:tblPrEx>
          <w:tblBorders>
            <w:top w:val="none" w:sz="0" w:space="0" w:color="auto"/>
          </w:tblBorders>
        </w:tblPrEx>
        <w:tc>
          <w:tcPr>
            <w:tcW w:w="317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3B308A53" w14:textId="77777777" w:rsidR="00B907A4" w:rsidRPr="00BB7604" w:rsidRDefault="00B907A4" w:rsidP="00B907A4">
            <w:pPr>
              <w:autoSpaceDE w:val="0"/>
              <w:autoSpaceDN w:val="0"/>
              <w:adjustRightInd w:val="0"/>
              <w:spacing w:after="0" w:line="360" w:lineRule="auto"/>
              <w:rPr>
                <w:rFonts w:ascii="Times New Roman" w:hAnsi="Times New Roman"/>
                <w:color w:val="000000"/>
                <w:sz w:val="22"/>
                <w:szCs w:val="22"/>
                <w:lang w:val="ru-RU"/>
              </w:rPr>
            </w:pPr>
          </w:p>
        </w:tc>
        <w:tc>
          <w:tcPr>
            <w:tcW w:w="288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503759A2" w14:textId="77777777" w:rsidR="00B907A4" w:rsidRPr="00BB7604" w:rsidRDefault="00B907A4" w:rsidP="00B907A4">
            <w:pPr>
              <w:autoSpaceDE w:val="0"/>
              <w:autoSpaceDN w:val="0"/>
              <w:adjustRightInd w:val="0"/>
              <w:spacing w:after="0" w:line="360" w:lineRule="auto"/>
              <w:rPr>
                <w:rFonts w:ascii="Times New Roman" w:hAnsi="Times New Roman"/>
                <w:color w:val="000000"/>
                <w:sz w:val="22"/>
                <w:szCs w:val="22"/>
                <w:lang w:val="ru-RU"/>
              </w:rPr>
            </w:pPr>
          </w:p>
        </w:tc>
        <w:tc>
          <w:tcPr>
            <w:tcW w:w="3555"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67680A1" w14:textId="0DC04BA0" w:rsidR="00B907A4" w:rsidRPr="00BB7604" w:rsidRDefault="00B907A4" w:rsidP="00B907A4">
            <w:pPr>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Example: </w:t>
            </w:r>
            <w:r w:rsidR="006B6348" w:rsidRPr="00BB7604">
              <w:rPr>
                <w:rFonts w:ascii="Times New Roman" w:eastAsiaTheme="minorEastAsia" w:hAnsi="Times New Roman"/>
                <w:sz w:val="22"/>
                <w:szCs w:val="22"/>
              </w:rPr>
              <w:t>disbursementRequest</w:t>
            </w:r>
          </w:p>
        </w:tc>
      </w:tr>
      <w:tr w:rsidR="00DC29E5" w:rsidRPr="00BB7604" w14:paraId="043CFB00" w14:textId="77777777" w:rsidTr="00DC29E5">
        <w:tblPrEx>
          <w:tblBorders>
            <w:top w:val="none" w:sz="0" w:space="0" w:color="auto"/>
          </w:tblBorders>
        </w:tblPrEx>
        <w:trPr>
          <w:trHeight w:val="775"/>
        </w:trPr>
        <w:tc>
          <w:tcPr>
            <w:tcW w:w="317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510A2DC0" w14:textId="43BFB32F" w:rsidR="00DC29E5" w:rsidRPr="00BB7604" w:rsidRDefault="00DC29E5" w:rsidP="00B907A4">
            <w:pPr>
              <w:autoSpaceDE w:val="0"/>
              <w:autoSpaceDN w:val="0"/>
              <w:adjustRightInd w:val="0"/>
              <w:spacing w:after="0" w:line="360" w:lineRule="auto"/>
              <w:rPr>
                <w:rFonts w:ascii="Times New Roman" w:hAnsi="Times New Roman"/>
                <w:sz w:val="22"/>
                <w:szCs w:val="22"/>
                <w:lang w:val="ru-RU"/>
              </w:rPr>
            </w:pPr>
            <w:r w:rsidRPr="00BB7604">
              <w:rPr>
                <w:rFonts w:ascii="Times New Roman" w:hAnsi="Times New Roman"/>
                <w:color w:val="000000"/>
                <w:sz w:val="22"/>
                <w:szCs w:val="22"/>
                <w:lang w:val="ru-RU"/>
              </w:rPr>
              <w:t>Status</w:t>
            </w:r>
          </w:p>
        </w:tc>
        <w:tc>
          <w:tcPr>
            <w:tcW w:w="288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3AB0B350" w14:textId="77777777" w:rsidR="00DC29E5" w:rsidRPr="00BB7604" w:rsidRDefault="00DC29E5" w:rsidP="00B907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r w:rsidRPr="00BB7604">
              <w:rPr>
                <w:rFonts w:ascii="Times New Roman" w:hAnsi="Times New Roman"/>
                <w:color w:val="000000"/>
                <w:sz w:val="22"/>
                <w:szCs w:val="22"/>
              </w:rPr>
              <w:t>String</w:t>
            </w:r>
          </w:p>
          <w:p w14:paraId="0E89FB71" w14:textId="27DBE984" w:rsidR="00DC29E5" w:rsidRPr="00BB7604" w:rsidRDefault="00DC29E5" w:rsidP="00B907A4">
            <w:pPr>
              <w:autoSpaceDE w:val="0"/>
              <w:autoSpaceDN w:val="0"/>
              <w:adjustRightInd w:val="0"/>
              <w:spacing w:after="0" w:line="360" w:lineRule="auto"/>
              <w:rPr>
                <w:rFonts w:ascii="Times New Roman" w:hAnsi="Times New Roman"/>
                <w:sz w:val="22"/>
                <w:szCs w:val="22"/>
                <w:lang w:val="ru-RU"/>
              </w:rPr>
            </w:pPr>
            <w:r w:rsidRPr="00BB7604">
              <w:rPr>
                <w:rFonts w:ascii="Times New Roman" w:eastAsiaTheme="minorEastAsia" w:hAnsi="Times New Roman"/>
                <w:sz w:val="22"/>
                <w:szCs w:val="22"/>
              </w:rPr>
              <w:t>Required: Yes</w:t>
            </w:r>
          </w:p>
        </w:tc>
        <w:tc>
          <w:tcPr>
            <w:tcW w:w="3555" w:type="dxa"/>
            <w:tcBorders>
              <w:top w:val="single" w:sz="8" w:space="0" w:color="000000"/>
              <w:left w:val="single" w:sz="8" w:space="0" w:color="000000"/>
              <w:right w:val="single" w:sz="8" w:space="0" w:color="000000"/>
            </w:tcBorders>
            <w:tcMar>
              <w:top w:w="80" w:type="nil"/>
              <w:left w:w="80" w:type="nil"/>
              <w:bottom w:w="80" w:type="nil"/>
              <w:right w:w="80" w:type="nil"/>
            </w:tcMar>
          </w:tcPr>
          <w:p w14:paraId="109C9AEF" w14:textId="77777777" w:rsidR="00DC29E5" w:rsidRPr="00BB7604" w:rsidRDefault="00DC29E5" w:rsidP="00B907A4">
            <w:pPr>
              <w:autoSpaceDE w:val="0"/>
              <w:autoSpaceDN w:val="0"/>
              <w:adjustRightInd w:val="0"/>
              <w:spacing w:after="0" w:line="360" w:lineRule="auto"/>
              <w:rPr>
                <w:rFonts w:ascii="Times New Roman" w:hAnsi="Times New Roman"/>
                <w:color w:val="000000"/>
                <w:sz w:val="22"/>
                <w:szCs w:val="22"/>
              </w:rPr>
            </w:pPr>
            <w:r w:rsidRPr="00BB7604">
              <w:rPr>
                <w:rFonts w:ascii="Times New Roman" w:hAnsi="Times New Roman"/>
                <w:color w:val="000000"/>
                <w:sz w:val="22"/>
                <w:szCs w:val="22"/>
              </w:rPr>
              <w:t xml:space="preserve">SUCCESS; </w:t>
            </w:r>
          </w:p>
          <w:p w14:paraId="66CCEE47" w14:textId="62F07387" w:rsidR="00DC29E5" w:rsidRPr="00BB7604" w:rsidRDefault="00DC29E5" w:rsidP="00DF6393">
            <w:pPr>
              <w:autoSpaceDE w:val="0"/>
              <w:autoSpaceDN w:val="0"/>
              <w:adjustRightInd w:val="0"/>
              <w:spacing w:after="0" w:line="360" w:lineRule="auto"/>
              <w:rPr>
                <w:rFonts w:ascii="Times New Roman" w:hAnsi="Times New Roman"/>
                <w:sz w:val="22"/>
                <w:szCs w:val="22"/>
              </w:rPr>
            </w:pPr>
            <w:r w:rsidRPr="00BB7604">
              <w:rPr>
                <w:rFonts w:ascii="Times New Roman" w:hAnsi="Times New Roman"/>
                <w:color w:val="000000"/>
                <w:sz w:val="22"/>
                <w:szCs w:val="22"/>
              </w:rPr>
              <w:t>FAILED.</w:t>
            </w:r>
          </w:p>
        </w:tc>
      </w:tr>
      <w:tr w:rsidR="00B907A4" w:rsidRPr="00BB7604" w14:paraId="076C5D31" w14:textId="77777777" w:rsidTr="00DC29E5">
        <w:tblPrEx>
          <w:tblBorders>
            <w:top w:val="none" w:sz="0" w:space="0" w:color="auto"/>
          </w:tblBorders>
        </w:tblPrEx>
        <w:tc>
          <w:tcPr>
            <w:tcW w:w="3177"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7FCB368F" w14:textId="77777777" w:rsidR="00B907A4" w:rsidRPr="00BB7604" w:rsidRDefault="00B907A4" w:rsidP="00B907A4">
            <w:pPr>
              <w:autoSpaceDE w:val="0"/>
              <w:autoSpaceDN w:val="0"/>
              <w:adjustRightInd w:val="0"/>
              <w:spacing w:after="0" w:line="360" w:lineRule="auto"/>
              <w:rPr>
                <w:rFonts w:ascii="Times New Roman" w:hAnsi="Times New Roman"/>
                <w:color w:val="000000"/>
                <w:sz w:val="22"/>
                <w:szCs w:val="22"/>
              </w:rPr>
            </w:pPr>
          </w:p>
        </w:tc>
        <w:tc>
          <w:tcPr>
            <w:tcW w:w="2885" w:type="dxa"/>
            <w:vMerge/>
            <w:tcBorders>
              <w:left w:val="single" w:sz="8" w:space="0" w:color="000000"/>
              <w:bottom w:val="single" w:sz="8" w:space="0" w:color="000000"/>
              <w:right w:val="single" w:sz="8" w:space="0" w:color="000000"/>
            </w:tcBorders>
            <w:tcMar>
              <w:top w:w="80" w:type="nil"/>
              <w:left w:w="80" w:type="nil"/>
              <w:bottom w:w="80" w:type="nil"/>
              <w:right w:w="80" w:type="nil"/>
            </w:tcMar>
          </w:tcPr>
          <w:p w14:paraId="31F8F753" w14:textId="77777777" w:rsidR="00B907A4" w:rsidRPr="00BB7604" w:rsidRDefault="00B907A4" w:rsidP="00B907A4">
            <w:pPr>
              <w:autoSpaceDE w:val="0"/>
              <w:autoSpaceDN w:val="0"/>
              <w:adjustRightInd w:val="0"/>
              <w:spacing w:after="0" w:line="360" w:lineRule="auto"/>
              <w:rPr>
                <w:rFonts w:ascii="Times New Roman" w:hAnsi="Times New Roman"/>
                <w:color w:val="000000"/>
                <w:sz w:val="22"/>
                <w:szCs w:val="22"/>
              </w:rPr>
            </w:pPr>
          </w:p>
        </w:tc>
        <w:tc>
          <w:tcPr>
            <w:tcW w:w="3555"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73500CC" w14:textId="700FE404" w:rsidR="00B907A4" w:rsidRPr="00BB7604" w:rsidRDefault="00B907A4" w:rsidP="00B907A4">
            <w:pPr>
              <w:autoSpaceDE w:val="0"/>
              <w:autoSpaceDN w:val="0"/>
              <w:adjustRightInd w:val="0"/>
              <w:spacing w:after="0" w:line="360" w:lineRule="auto"/>
              <w:rPr>
                <w:rFonts w:ascii="Times New Roman" w:hAnsi="Times New Roman"/>
                <w:color w:val="000000"/>
                <w:sz w:val="22"/>
                <w:szCs w:val="22"/>
                <w:lang w:val="ru-RU"/>
              </w:rPr>
            </w:pPr>
            <w:r w:rsidRPr="00BB7604">
              <w:rPr>
                <w:rFonts w:ascii="Times New Roman" w:eastAsiaTheme="minorEastAsia" w:hAnsi="Times New Roman"/>
                <w:sz w:val="22"/>
                <w:szCs w:val="22"/>
              </w:rPr>
              <w:t xml:space="preserve">Example: </w:t>
            </w:r>
            <w:r w:rsidRPr="00BB7604">
              <w:rPr>
                <w:rFonts w:ascii="Times New Roman" w:hAnsi="Times New Roman"/>
                <w:color w:val="000000"/>
                <w:sz w:val="22"/>
                <w:szCs w:val="22"/>
                <w:lang w:val="ru-RU"/>
              </w:rPr>
              <w:t>SUCCESS</w:t>
            </w:r>
          </w:p>
        </w:tc>
      </w:tr>
      <w:tr w:rsidR="00B907A4" w:rsidRPr="00BB7604" w14:paraId="03059FCA" w14:textId="77777777" w:rsidTr="00DC29E5">
        <w:tblPrEx>
          <w:tblBorders>
            <w:top w:val="none" w:sz="0" w:space="0" w:color="auto"/>
          </w:tblBorders>
        </w:tblPrEx>
        <w:tc>
          <w:tcPr>
            <w:tcW w:w="3177"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3275EB3E" w14:textId="77777777" w:rsidR="00B907A4" w:rsidRPr="00BB7604" w:rsidRDefault="00B907A4" w:rsidP="00B907A4">
            <w:pPr>
              <w:autoSpaceDE w:val="0"/>
              <w:autoSpaceDN w:val="0"/>
              <w:adjustRightInd w:val="0"/>
              <w:spacing w:after="0" w:line="360" w:lineRule="auto"/>
              <w:rPr>
                <w:rFonts w:ascii="Times New Roman" w:hAnsi="Times New Roman"/>
                <w:sz w:val="22"/>
                <w:szCs w:val="22"/>
                <w:lang w:val="ru-RU"/>
              </w:rPr>
            </w:pPr>
            <w:r w:rsidRPr="00BB7604">
              <w:rPr>
                <w:rFonts w:ascii="Times New Roman" w:hAnsi="Times New Roman"/>
                <w:color w:val="000000"/>
                <w:sz w:val="22"/>
                <w:szCs w:val="22"/>
                <w:lang w:val="ru-RU"/>
              </w:rPr>
              <w:t>statusCode</w:t>
            </w:r>
          </w:p>
        </w:tc>
        <w:tc>
          <w:tcPr>
            <w:tcW w:w="2885" w:type="dxa"/>
            <w:vMerge w:val="restart"/>
            <w:tcBorders>
              <w:top w:val="single" w:sz="8" w:space="0" w:color="000000"/>
              <w:left w:val="single" w:sz="8" w:space="0" w:color="000000"/>
              <w:right w:val="single" w:sz="8" w:space="0" w:color="000000"/>
            </w:tcBorders>
            <w:tcMar>
              <w:top w:w="80" w:type="nil"/>
              <w:left w:w="80" w:type="nil"/>
              <w:bottom w:w="80" w:type="nil"/>
              <w:right w:w="80" w:type="nil"/>
            </w:tcMar>
          </w:tcPr>
          <w:p w14:paraId="58D4A38A" w14:textId="77777777" w:rsidR="00B907A4" w:rsidRPr="00BB7604" w:rsidRDefault="00B907A4" w:rsidP="00B907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r w:rsidRPr="00BB7604">
              <w:rPr>
                <w:rFonts w:ascii="Times New Roman" w:hAnsi="Times New Roman"/>
                <w:color w:val="000000"/>
                <w:sz w:val="22"/>
                <w:szCs w:val="22"/>
              </w:rPr>
              <w:t>Number</w:t>
            </w:r>
          </w:p>
          <w:p w14:paraId="70CE84DC" w14:textId="3257AEFB" w:rsidR="00B907A4" w:rsidRPr="00BB7604" w:rsidRDefault="00905733" w:rsidP="00905733">
            <w:pPr>
              <w:autoSpaceDE w:val="0"/>
              <w:autoSpaceDN w:val="0"/>
              <w:adjustRightInd w:val="0"/>
              <w:spacing w:after="0" w:line="360" w:lineRule="auto"/>
              <w:rPr>
                <w:rFonts w:ascii="Times New Roman" w:hAnsi="Times New Roman"/>
                <w:sz w:val="22"/>
                <w:szCs w:val="22"/>
              </w:rPr>
            </w:pPr>
            <w:r w:rsidRPr="00BB7604">
              <w:rPr>
                <w:rFonts w:ascii="Times New Roman" w:eastAsiaTheme="minorEastAsia" w:hAnsi="Times New Roman"/>
                <w:sz w:val="22"/>
                <w:szCs w:val="22"/>
              </w:rPr>
              <w:t>Required: Yes</w:t>
            </w:r>
          </w:p>
        </w:tc>
        <w:tc>
          <w:tcPr>
            <w:tcW w:w="3555"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4FD89FDB" w14:textId="2548CD2D" w:rsidR="00B907A4" w:rsidRPr="00BB7604" w:rsidRDefault="008243F6" w:rsidP="00B907A4">
            <w:pPr>
              <w:autoSpaceDE w:val="0"/>
              <w:autoSpaceDN w:val="0"/>
              <w:adjustRightInd w:val="0"/>
              <w:spacing w:after="0" w:line="360" w:lineRule="auto"/>
              <w:rPr>
                <w:rFonts w:ascii="Times New Roman" w:hAnsi="Times New Roman"/>
                <w:sz w:val="22"/>
                <w:szCs w:val="22"/>
              </w:rPr>
            </w:pPr>
            <w:r w:rsidRPr="00BB7604">
              <w:rPr>
                <w:rFonts w:ascii="Times New Roman" w:hAnsi="Times New Roman"/>
                <w:color w:val="000000"/>
                <w:sz w:val="22"/>
                <w:szCs w:val="22"/>
              </w:rPr>
              <w:t>Result code from the external system.</w:t>
            </w:r>
          </w:p>
        </w:tc>
      </w:tr>
      <w:tr w:rsidR="00B907A4" w:rsidRPr="00BB7604" w14:paraId="2EAF26AD" w14:textId="77777777" w:rsidTr="00DC29E5">
        <w:tblPrEx>
          <w:tblBorders>
            <w:top w:val="none" w:sz="0" w:space="0" w:color="auto"/>
          </w:tblBorders>
        </w:tblPrEx>
        <w:tc>
          <w:tcPr>
            <w:tcW w:w="3177" w:type="dxa"/>
            <w:vMerge/>
            <w:tcBorders>
              <w:left w:val="single" w:sz="8" w:space="0" w:color="000000"/>
              <w:right w:val="single" w:sz="8" w:space="0" w:color="000000"/>
            </w:tcBorders>
            <w:tcMar>
              <w:top w:w="80" w:type="nil"/>
              <w:left w:w="80" w:type="nil"/>
              <w:bottom w:w="80" w:type="nil"/>
              <w:right w:w="80" w:type="nil"/>
            </w:tcMar>
          </w:tcPr>
          <w:p w14:paraId="7B3679DC" w14:textId="77777777" w:rsidR="00B907A4" w:rsidRPr="00BB7604" w:rsidRDefault="00B907A4" w:rsidP="00B907A4">
            <w:pPr>
              <w:autoSpaceDE w:val="0"/>
              <w:autoSpaceDN w:val="0"/>
              <w:adjustRightInd w:val="0"/>
              <w:spacing w:after="0" w:line="360" w:lineRule="auto"/>
              <w:rPr>
                <w:rFonts w:ascii="Times New Roman" w:hAnsi="Times New Roman"/>
                <w:color w:val="000000"/>
                <w:sz w:val="22"/>
                <w:szCs w:val="22"/>
              </w:rPr>
            </w:pPr>
          </w:p>
        </w:tc>
        <w:tc>
          <w:tcPr>
            <w:tcW w:w="2885" w:type="dxa"/>
            <w:vMerge/>
            <w:tcBorders>
              <w:left w:val="single" w:sz="8" w:space="0" w:color="000000"/>
              <w:right w:val="single" w:sz="8" w:space="0" w:color="000000"/>
            </w:tcBorders>
            <w:tcMar>
              <w:top w:w="80" w:type="nil"/>
              <w:left w:w="80" w:type="nil"/>
              <w:bottom w:w="80" w:type="nil"/>
              <w:right w:w="80" w:type="nil"/>
            </w:tcMar>
          </w:tcPr>
          <w:p w14:paraId="73EDF01E" w14:textId="750841E3" w:rsidR="00B907A4" w:rsidRPr="00BB7604" w:rsidRDefault="00B907A4" w:rsidP="00B907A4">
            <w:pPr>
              <w:autoSpaceDE w:val="0"/>
              <w:autoSpaceDN w:val="0"/>
              <w:adjustRightInd w:val="0"/>
              <w:spacing w:after="0" w:line="360" w:lineRule="auto"/>
              <w:rPr>
                <w:rFonts w:ascii="Times New Roman" w:hAnsi="Times New Roman"/>
                <w:color w:val="000000"/>
                <w:sz w:val="22"/>
                <w:szCs w:val="22"/>
              </w:rPr>
            </w:pPr>
          </w:p>
        </w:tc>
        <w:tc>
          <w:tcPr>
            <w:tcW w:w="3555"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00AC4BF" w14:textId="77777777" w:rsidR="0002599B" w:rsidRPr="00BB7604" w:rsidRDefault="0002599B" w:rsidP="00B907A4">
            <w:pPr>
              <w:autoSpaceDE w:val="0"/>
              <w:autoSpaceDN w:val="0"/>
              <w:adjustRightInd w:val="0"/>
              <w:spacing w:after="0" w:line="360" w:lineRule="auto"/>
              <w:rPr>
                <w:rFonts w:ascii="Times New Roman" w:hAnsi="Times New Roman"/>
                <w:color w:val="000000"/>
                <w:sz w:val="22"/>
                <w:szCs w:val="22"/>
                <w:lang w:val="ru-RU"/>
              </w:rPr>
            </w:pPr>
            <w:r w:rsidRPr="00BB7604">
              <w:rPr>
                <w:rFonts w:ascii="Times New Roman" w:hAnsi="Times New Roman"/>
                <w:color w:val="000000"/>
                <w:sz w:val="22"/>
                <w:szCs w:val="22"/>
                <w:lang w:val="ru-RU"/>
              </w:rPr>
              <w:t>200</w:t>
            </w:r>
          </w:p>
          <w:p w14:paraId="4997C692" w14:textId="3677257D" w:rsidR="0002599B" w:rsidRPr="00BB7604" w:rsidRDefault="0002599B" w:rsidP="00B907A4">
            <w:pPr>
              <w:autoSpaceDE w:val="0"/>
              <w:autoSpaceDN w:val="0"/>
              <w:adjustRightInd w:val="0"/>
              <w:spacing w:after="0" w:line="360" w:lineRule="auto"/>
              <w:rPr>
                <w:rFonts w:ascii="Times New Roman" w:hAnsi="Times New Roman"/>
                <w:color w:val="000000"/>
                <w:sz w:val="22"/>
                <w:szCs w:val="22"/>
                <w:lang w:val="ru-RU"/>
              </w:rPr>
            </w:pPr>
            <w:r w:rsidRPr="00BB7604">
              <w:rPr>
                <w:rFonts w:ascii="Times New Roman" w:hAnsi="Times New Roman"/>
                <w:color w:val="000000"/>
                <w:sz w:val="22"/>
                <w:szCs w:val="22"/>
                <w:lang w:val="ru-RU"/>
              </w:rPr>
              <w:t>500</w:t>
            </w:r>
          </w:p>
        </w:tc>
      </w:tr>
      <w:tr w:rsidR="00B907A4" w:rsidRPr="00BB7604" w14:paraId="129F64E2" w14:textId="77777777" w:rsidTr="008E2592">
        <w:tblPrEx>
          <w:tblW w:w="5000" w:type="pct"/>
          <w:tblInd w:w="-118" w:type="dxa"/>
          <w:tblBorders>
            <w:top w:val="nil"/>
            <w:left w:val="nil"/>
            <w:right w:val="nil"/>
          </w:tblBorders>
          <w:tblLayout w:type="fixed"/>
          <w:tblCellMar>
            <w:top w:w="57" w:type="dxa"/>
            <w:bottom w:w="57" w:type="dxa"/>
          </w:tblCellMar>
          <w:tblLook w:val="0000" w:firstRow="0" w:lastRow="0" w:firstColumn="0" w:lastColumn="0" w:noHBand="0" w:noVBand="0"/>
          <w:tblPrExChange w:id="151" w:author="Волков Сергей" w:date="2026-10-06T17:45:00Z">
            <w:tblPrEx>
              <w:tblW w:w="5000" w:type="pct"/>
              <w:tblInd w:w="-118" w:type="dxa"/>
              <w:tblBorders>
                <w:top w:val="nil"/>
                <w:left w:val="nil"/>
                <w:right w:val="nil"/>
              </w:tblBorders>
              <w:tblLayout w:type="fixed"/>
              <w:tblCellMar>
                <w:top w:w="57" w:type="dxa"/>
                <w:bottom w:w="57" w:type="dxa"/>
              </w:tblCellMar>
              <w:tblLook w:val="0000" w:firstRow="0" w:lastRow="0" w:firstColumn="0" w:lastColumn="0" w:noHBand="0" w:noVBand="0"/>
            </w:tblPrEx>
          </w:tblPrExChange>
        </w:tblPrEx>
        <w:trPr>
          <w:trPrChange w:id="152" w:author="Волков Сергей" w:date="2026-10-06T17:45:00Z">
            <w:trPr>
              <w:gridBefore w:val="1"/>
            </w:trPr>
          </w:trPrChange>
        </w:trPr>
        <w:tc>
          <w:tcPr>
            <w:tcW w:w="3177" w:type="dxa"/>
            <w:vMerge/>
            <w:tcBorders>
              <w:left w:val="single" w:sz="8" w:space="0" w:color="000000"/>
              <w:bottom w:val="single" w:sz="4" w:space="0" w:color="auto"/>
              <w:right w:val="single" w:sz="8" w:space="0" w:color="000000"/>
            </w:tcBorders>
            <w:tcMar>
              <w:top w:w="80" w:type="nil"/>
              <w:left w:w="80" w:type="nil"/>
              <w:bottom w:w="80" w:type="nil"/>
              <w:right w:w="80" w:type="nil"/>
            </w:tcMar>
            <w:tcPrChange w:id="153" w:author="Волков Сергей" w:date="2026-10-06T17:45:00Z">
              <w:tcPr>
                <w:tcW w:w="3177" w:type="dxa"/>
                <w:gridSpan w:val="2"/>
                <w:vMerge/>
                <w:tcBorders>
                  <w:left w:val="single" w:sz="8" w:space="0" w:color="000000"/>
                  <w:bottom w:val="single" w:sz="8" w:space="0" w:color="000000"/>
                  <w:right w:val="single" w:sz="8" w:space="0" w:color="000000"/>
                </w:tcBorders>
                <w:tcMar>
                  <w:top w:w="80" w:type="nil"/>
                  <w:left w:w="80" w:type="nil"/>
                  <w:bottom w:w="80" w:type="nil"/>
                  <w:right w:w="80" w:type="nil"/>
                </w:tcMar>
              </w:tcPr>
            </w:tcPrChange>
          </w:tcPr>
          <w:p w14:paraId="12C7DDF2" w14:textId="77777777" w:rsidR="00B907A4" w:rsidRPr="00BB7604" w:rsidRDefault="00B907A4" w:rsidP="00B907A4">
            <w:pPr>
              <w:autoSpaceDE w:val="0"/>
              <w:autoSpaceDN w:val="0"/>
              <w:adjustRightInd w:val="0"/>
              <w:spacing w:after="0" w:line="360" w:lineRule="auto"/>
              <w:rPr>
                <w:rFonts w:ascii="Times New Roman" w:hAnsi="Times New Roman"/>
                <w:color w:val="000000"/>
                <w:sz w:val="22"/>
                <w:szCs w:val="22"/>
                <w:lang w:val="ru-RU"/>
              </w:rPr>
            </w:pPr>
          </w:p>
        </w:tc>
        <w:tc>
          <w:tcPr>
            <w:tcW w:w="2885" w:type="dxa"/>
            <w:vMerge/>
            <w:tcBorders>
              <w:left w:val="single" w:sz="8" w:space="0" w:color="000000"/>
              <w:bottom w:val="single" w:sz="4" w:space="0" w:color="auto"/>
              <w:right w:val="single" w:sz="8" w:space="0" w:color="000000"/>
            </w:tcBorders>
            <w:tcMar>
              <w:top w:w="80" w:type="nil"/>
              <w:left w:w="80" w:type="nil"/>
              <w:bottom w:w="80" w:type="nil"/>
              <w:right w:w="80" w:type="nil"/>
            </w:tcMar>
            <w:tcPrChange w:id="154" w:author="Волков Сергей" w:date="2026-10-06T17:45:00Z">
              <w:tcPr>
                <w:tcW w:w="2885" w:type="dxa"/>
                <w:gridSpan w:val="2"/>
                <w:vMerge/>
                <w:tcBorders>
                  <w:left w:val="single" w:sz="8" w:space="0" w:color="000000"/>
                  <w:bottom w:val="single" w:sz="8" w:space="0" w:color="000000"/>
                  <w:right w:val="single" w:sz="8" w:space="0" w:color="000000"/>
                </w:tcBorders>
                <w:tcMar>
                  <w:top w:w="80" w:type="nil"/>
                  <w:left w:w="80" w:type="nil"/>
                  <w:bottom w:w="80" w:type="nil"/>
                  <w:right w:w="80" w:type="nil"/>
                </w:tcMar>
              </w:tcPr>
            </w:tcPrChange>
          </w:tcPr>
          <w:p w14:paraId="189A4BB5" w14:textId="77777777" w:rsidR="00B907A4" w:rsidRPr="00BB7604" w:rsidRDefault="00B907A4" w:rsidP="00B907A4">
            <w:pPr>
              <w:autoSpaceDE w:val="0"/>
              <w:autoSpaceDN w:val="0"/>
              <w:adjustRightInd w:val="0"/>
              <w:spacing w:after="0" w:line="360" w:lineRule="auto"/>
              <w:rPr>
                <w:rFonts w:ascii="Times New Roman" w:hAnsi="Times New Roman"/>
                <w:color w:val="000000"/>
                <w:sz w:val="22"/>
                <w:szCs w:val="22"/>
                <w:lang w:val="ru-RU"/>
              </w:rPr>
            </w:pPr>
          </w:p>
        </w:tc>
        <w:tc>
          <w:tcPr>
            <w:tcW w:w="3555" w:type="dxa"/>
            <w:tcBorders>
              <w:top w:val="single" w:sz="8" w:space="0" w:color="000000"/>
              <w:left w:val="single" w:sz="8" w:space="0" w:color="000000"/>
              <w:bottom w:val="single" w:sz="4" w:space="0" w:color="auto"/>
              <w:right w:val="single" w:sz="8" w:space="0" w:color="000000"/>
            </w:tcBorders>
            <w:tcMar>
              <w:top w:w="80" w:type="nil"/>
              <w:left w:w="80" w:type="nil"/>
              <w:bottom w:w="80" w:type="nil"/>
              <w:right w:w="80" w:type="nil"/>
            </w:tcMar>
            <w:tcPrChange w:id="155" w:author="Волков Сергей" w:date="2026-10-06T17:45:00Z">
              <w:tcPr>
                <w:tcW w:w="3555" w:type="dxa"/>
                <w:gridSpan w:val="2"/>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tcPrChange>
          </w:tcPr>
          <w:p w14:paraId="72571A78" w14:textId="66FBF2B2" w:rsidR="00B907A4" w:rsidRPr="00BB7604" w:rsidRDefault="00B907A4" w:rsidP="00B907A4">
            <w:pPr>
              <w:autoSpaceDE w:val="0"/>
              <w:autoSpaceDN w:val="0"/>
              <w:adjustRightInd w:val="0"/>
              <w:spacing w:after="0" w:line="360" w:lineRule="auto"/>
              <w:rPr>
                <w:rFonts w:ascii="Times New Roman" w:hAnsi="Times New Roman"/>
                <w:color w:val="000000"/>
                <w:sz w:val="22"/>
                <w:szCs w:val="22"/>
              </w:rPr>
            </w:pPr>
            <w:r w:rsidRPr="00BB7604">
              <w:rPr>
                <w:rFonts w:ascii="Times New Roman" w:eastAsiaTheme="minorEastAsia" w:hAnsi="Times New Roman"/>
                <w:sz w:val="22"/>
                <w:szCs w:val="22"/>
              </w:rPr>
              <w:t xml:space="preserve">Example: </w:t>
            </w:r>
            <w:r w:rsidRPr="00BB7604">
              <w:rPr>
                <w:rFonts w:ascii="Times New Roman" w:hAnsi="Times New Roman"/>
                <w:color w:val="000000"/>
                <w:sz w:val="22"/>
                <w:szCs w:val="22"/>
              </w:rPr>
              <w:t>200</w:t>
            </w:r>
          </w:p>
        </w:tc>
      </w:tr>
      <w:tr w:rsidR="00B907A4" w:rsidRPr="00BB7604" w14:paraId="08CFFF33" w14:textId="77777777" w:rsidTr="008E2592">
        <w:tblPrEx>
          <w:tblW w:w="5000" w:type="pct"/>
          <w:tblInd w:w="-118" w:type="dxa"/>
          <w:tblBorders>
            <w:top w:val="nil"/>
            <w:left w:val="nil"/>
            <w:right w:val="nil"/>
          </w:tblBorders>
          <w:tblLayout w:type="fixed"/>
          <w:tblCellMar>
            <w:top w:w="57" w:type="dxa"/>
            <w:bottom w:w="57" w:type="dxa"/>
          </w:tblCellMar>
          <w:tblLook w:val="0000" w:firstRow="0" w:lastRow="0" w:firstColumn="0" w:lastColumn="0" w:noHBand="0" w:noVBand="0"/>
          <w:tblPrExChange w:id="156" w:author="Волков Сергей" w:date="2026-10-06T17:45:00Z">
            <w:tblPrEx>
              <w:tblW w:w="5000" w:type="pct"/>
              <w:tblInd w:w="-118" w:type="dxa"/>
              <w:tblBorders>
                <w:top w:val="nil"/>
                <w:left w:val="nil"/>
                <w:right w:val="nil"/>
              </w:tblBorders>
              <w:tblLayout w:type="fixed"/>
              <w:tblCellMar>
                <w:top w:w="57" w:type="dxa"/>
                <w:bottom w:w="57" w:type="dxa"/>
              </w:tblCellMar>
              <w:tblLook w:val="0000" w:firstRow="0" w:lastRow="0" w:firstColumn="0" w:lastColumn="0" w:noHBand="0" w:noVBand="0"/>
            </w:tblPrEx>
          </w:tblPrExChange>
        </w:tblPrEx>
        <w:trPr>
          <w:trPrChange w:id="157" w:author="Волков Сергей" w:date="2026-10-06T17:45:00Z">
            <w:trPr>
              <w:gridBefore w:val="1"/>
            </w:trPr>
          </w:trPrChange>
        </w:trPr>
        <w:tc>
          <w:tcPr>
            <w:tcW w:w="3177"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Change w:id="158" w:author="Волков Сергей" w:date="2026-10-06T17:45:00Z">
              <w:tcPr>
                <w:tcW w:w="3177" w:type="dxa"/>
                <w:gridSpan w:val="2"/>
                <w:vMerge w:val="restart"/>
                <w:tcBorders>
                  <w:top w:val="single" w:sz="8" w:space="0" w:color="000000"/>
                  <w:left w:val="single" w:sz="8" w:space="0" w:color="000000"/>
                  <w:right w:val="single" w:sz="8" w:space="0" w:color="000000"/>
                </w:tcBorders>
                <w:tcMar>
                  <w:top w:w="80" w:type="nil"/>
                  <w:left w:w="80" w:type="nil"/>
                  <w:bottom w:w="80" w:type="nil"/>
                  <w:right w:w="80" w:type="nil"/>
                </w:tcMar>
              </w:tcPr>
            </w:tcPrChange>
          </w:tcPr>
          <w:p w14:paraId="09CFB8A4" w14:textId="77777777" w:rsidR="00B907A4" w:rsidRPr="00BB7604" w:rsidRDefault="00B907A4" w:rsidP="00B907A4">
            <w:pPr>
              <w:autoSpaceDE w:val="0"/>
              <w:autoSpaceDN w:val="0"/>
              <w:adjustRightInd w:val="0"/>
              <w:spacing w:after="0" w:line="360" w:lineRule="auto"/>
              <w:rPr>
                <w:rFonts w:ascii="Times New Roman" w:hAnsi="Times New Roman"/>
                <w:sz w:val="22"/>
                <w:szCs w:val="22"/>
                <w:lang w:val="ru-RU"/>
              </w:rPr>
            </w:pPr>
            <w:r w:rsidRPr="00BB7604">
              <w:rPr>
                <w:rFonts w:ascii="Times New Roman" w:hAnsi="Times New Roman"/>
                <w:color w:val="000000"/>
                <w:sz w:val="22"/>
                <w:szCs w:val="22"/>
                <w:lang w:val="ru-RU"/>
              </w:rPr>
              <w:t>message</w:t>
            </w:r>
          </w:p>
        </w:tc>
        <w:tc>
          <w:tcPr>
            <w:tcW w:w="2885"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Change w:id="159" w:author="Волков Сергей" w:date="2026-10-06T17:45:00Z">
              <w:tcPr>
                <w:tcW w:w="2885" w:type="dxa"/>
                <w:gridSpan w:val="2"/>
                <w:vMerge w:val="restart"/>
                <w:tcBorders>
                  <w:top w:val="single" w:sz="8" w:space="0" w:color="000000"/>
                  <w:left w:val="single" w:sz="8" w:space="0" w:color="000000"/>
                  <w:right w:val="single" w:sz="8" w:space="0" w:color="000000"/>
                </w:tcBorders>
                <w:tcMar>
                  <w:top w:w="80" w:type="nil"/>
                  <w:left w:w="80" w:type="nil"/>
                  <w:bottom w:w="80" w:type="nil"/>
                  <w:right w:w="80" w:type="nil"/>
                </w:tcMar>
              </w:tcPr>
            </w:tcPrChange>
          </w:tcPr>
          <w:p w14:paraId="1C51A872" w14:textId="77777777" w:rsidR="00B907A4" w:rsidRPr="00BB7604" w:rsidRDefault="00B907A4" w:rsidP="00B907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eastAsiaTheme="minorEastAsia" w:hAnsi="Times New Roman"/>
                <w:sz w:val="22"/>
                <w:szCs w:val="22"/>
              </w:rPr>
            </w:pPr>
            <w:r w:rsidRPr="00BB7604">
              <w:rPr>
                <w:rFonts w:ascii="Times New Roman" w:eastAsiaTheme="minorEastAsia" w:hAnsi="Times New Roman"/>
                <w:sz w:val="22"/>
                <w:szCs w:val="22"/>
              </w:rPr>
              <w:t xml:space="preserve">Type: </w:t>
            </w:r>
            <w:r w:rsidRPr="00BB7604">
              <w:rPr>
                <w:rFonts w:ascii="Times New Roman" w:hAnsi="Times New Roman"/>
                <w:color w:val="000000"/>
                <w:sz w:val="22"/>
                <w:szCs w:val="22"/>
              </w:rPr>
              <w:t>String</w:t>
            </w:r>
          </w:p>
          <w:p w14:paraId="00EB1E29" w14:textId="7B7B0FDC" w:rsidR="00B907A4" w:rsidRPr="00BB7604" w:rsidRDefault="00B907A4" w:rsidP="00B907A4">
            <w:pPr>
              <w:autoSpaceDE w:val="0"/>
              <w:autoSpaceDN w:val="0"/>
              <w:adjustRightInd w:val="0"/>
              <w:spacing w:after="0" w:line="360" w:lineRule="auto"/>
              <w:rPr>
                <w:rFonts w:ascii="Times New Roman" w:hAnsi="Times New Roman"/>
                <w:sz w:val="22"/>
                <w:szCs w:val="22"/>
              </w:rPr>
            </w:pPr>
            <w:r w:rsidRPr="00BB7604">
              <w:rPr>
                <w:rFonts w:ascii="Times New Roman" w:eastAsiaTheme="minorEastAsia" w:hAnsi="Times New Roman"/>
                <w:sz w:val="22"/>
                <w:szCs w:val="22"/>
              </w:rPr>
              <w:t xml:space="preserve">Required: </w:t>
            </w:r>
            <w:r w:rsidR="00905733" w:rsidRPr="00BB7604">
              <w:rPr>
                <w:rFonts w:ascii="Times New Roman" w:eastAsiaTheme="minorEastAsia" w:hAnsi="Times New Roman"/>
                <w:sz w:val="22"/>
                <w:szCs w:val="22"/>
              </w:rPr>
              <w:t>No (Yes for  status = FAILED)</w:t>
            </w:r>
          </w:p>
        </w:tc>
        <w:tc>
          <w:tcPr>
            <w:tcW w:w="3555" w:type="dxa"/>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Change w:id="160" w:author="Волков Сергей" w:date="2026-10-06T17:45:00Z">
              <w:tcPr>
                <w:tcW w:w="3555" w:type="dxa"/>
                <w:gridSpan w:val="2"/>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tcPrChange>
          </w:tcPr>
          <w:p w14:paraId="6DF46A7D" w14:textId="592E2D61" w:rsidR="00B907A4" w:rsidRPr="00BB7604" w:rsidRDefault="008243F6" w:rsidP="00B907A4">
            <w:pPr>
              <w:autoSpaceDE w:val="0"/>
              <w:autoSpaceDN w:val="0"/>
              <w:adjustRightInd w:val="0"/>
              <w:spacing w:after="0" w:line="360" w:lineRule="auto"/>
              <w:rPr>
                <w:rFonts w:ascii="Times New Roman" w:hAnsi="Times New Roman"/>
                <w:sz w:val="22"/>
                <w:szCs w:val="22"/>
              </w:rPr>
            </w:pPr>
            <w:r w:rsidRPr="00BB7604">
              <w:rPr>
                <w:rFonts w:ascii="Times New Roman" w:hAnsi="Times New Roman"/>
                <w:color w:val="000000"/>
                <w:sz w:val="22"/>
                <w:szCs w:val="22"/>
              </w:rPr>
              <w:t>Result text or error reason (for the user/log).</w:t>
            </w:r>
          </w:p>
        </w:tc>
      </w:tr>
      <w:tr w:rsidR="00B907A4" w:rsidRPr="00BB7604" w14:paraId="52771A46" w14:textId="77777777" w:rsidTr="008E2592">
        <w:tblPrEx>
          <w:tblW w:w="5000" w:type="pct"/>
          <w:tblInd w:w="-118" w:type="dxa"/>
          <w:tblBorders>
            <w:top w:val="nil"/>
            <w:left w:val="nil"/>
            <w:right w:val="nil"/>
          </w:tblBorders>
          <w:tblLayout w:type="fixed"/>
          <w:tblCellMar>
            <w:top w:w="57" w:type="dxa"/>
            <w:bottom w:w="57" w:type="dxa"/>
          </w:tblCellMar>
          <w:tblLook w:val="0000" w:firstRow="0" w:lastRow="0" w:firstColumn="0" w:lastColumn="0" w:noHBand="0" w:noVBand="0"/>
          <w:tblPrExChange w:id="161" w:author="Волков Сергей" w:date="2026-10-06T17:45:00Z">
            <w:tblPrEx>
              <w:tblW w:w="5000" w:type="pct"/>
              <w:tblInd w:w="-118" w:type="dxa"/>
              <w:tblBorders>
                <w:top w:val="nil"/>
                <w:left w:val="nil"/>
                <w:right w:val="nil"/>
              </w:tblBorders>
              <w:tblLayout w:type="fixed"/>
              <w:tblCellMar>
                <w:top w:w="57" w:type="dxa"/>
                <w:bottom w:w="57" w:type="dxa"/>
              </w:tblCellMar>
              <w:tblLook w:val="0000" w:firstRow="0" w:lastRow="0" w:firstColumn="0" w:lastColumn="0" w:noHBand="0" w:noVBand="0"/>
            </w:tblPrEx>
          </w:tblPrExChange>
        </w:tblPrEx>
        <w:trPr>
          <w:trPrChange w:id="162" w:author="Волков Сергей" w:date="2026-10-06T17:45:00Z">
            <w:trPr>
              <w:gridBefore w:val="1"/>
            </w:trPr>
          </w:trPrChange>
        </w:trPr>
        <w:tc>
          <w:tcPr>
            <w:tcW w:w="317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Change w:id="163" w:author="Волков Сергей" w:date="2026-10-06T17:45:00Z">
              <w:tcPr>
                <w:tcW w:w="3177" w:type="dxa"/>
                <w:gridSpan w:val="2"/>
                <w:vMerge/>
                <w:tcBorders>
                  <w:left w:val="single" w:sz="8" w:space="0" w:color="000000"/>
                  <w:bottom w:val="single" w:sz="4" w:space="0" w:color="auto"/>
                  <w:right w:val="single" w:sz="8" w:space="0" w:color="000000"/>
                </w:tcBorders>
                <w:tcMar>
                  <w:top w:w="80" w:type="nil"/>
                  <w:left w:w="80" w:type="nil"/>
                  <w:bottom w:w="80" w:type="nil"/>
                  <w:right w:w="80" w:type="nil"/>
                </w:tcMar>
              </w:tcPr>
            </w:tcPrChange>
          </w:tcPr>
          <w:p w14:paraId="11862AC8" w14:textId="77777777" w:rsidR="00B907A4" w:rsidRPr="00BB7604" w:rsidRDefault="00B907A4" w:rsidP="00B907A4">
            <w:pPr>
              <w:autoSpaceDE w:val="0"/>
              <w:autoSpaceDN w:val="0"/>
              <w:adjustRightInd w:val="0"/>
              <w:spacing w:after="0" w:line="360" w:lineRule="auto"/>
              <w:rPr>
                <w:rFonts w:ascii="Times New Roman" w:hAnsi="Times New Roman"/>
                <w:color w:val="000000"/>
                <w:sz w:val="22"/>
                <w:szCs w:val="22"/>
              </w:rPr>
            </w:pPr>
          </w:p>
        </w:tc>
        <w:tc>
          <w:tcPr>
            <w:tcW w:w="288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Change w:id="164" w:author="Волков Сергей" w:date="2026-10-06T17:45:00Z">
              <w:tcPr>
                <w:tcW w:w="2885" w:type="dxa"/>
                <w:gridSpan w:val="2"/>
                <w:vMerge/>
                <w:tcBorders>
                  <w:left w:val="single" w:sz="8" w:space="0" w:color="000000"/>
                  <w:bottom w:val="single" w:sz="4" w:space="0" w:color="auto"/>
                  <w:right w:val="single" w:sz="8" w:space="0" w:color="000000"/>
                </w:tcBorders>
                <w:tcMar>
                  <w:top w:w="80" w:type="nil"/>
                  <w:left w:w="80" w:type="nil"/>
                  <w:bottom w:w="80" w:type="nil"/>
                  <w:right w:w="80" w:type="nil"/>
                </w:tcMar>
              </w:tcPr>
            </w:tcPrChange>
          </w:tcPr>
          <w:p w14:paraId="6323F912" w14:textId="77777777" w:rsidR="00B907A4" w:rsidRPr="00BB7604" w:rsidRDefault="00B907A4" w:rsidP="00B907A4">
            <w:pPr>
              <w:autoSpaceDE w:val="0"/>
              <w:autoSpaceDN w:val="0"/>
              <w:adjustRightInd w:val="0"/>
              <w:spacing w:after="0" w:line="360" w:lineRule="auto"/>
              <w:rPr>
                <w:rFonts w:ascii="Times New Roman" w:hAnsi="Times New Roman"/>
                <w:color w:val="000000"/>
                <w:sz w:val="22"/>
                <w:szCs w:val="22"/>
              </w:rPr>
            </w:pPr>
          </w:p>
        </w:tc>
        <w:tc>
          <w:tcPr>
            <w:tcW w:w="3555" w:type="dxa"/>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Change w:id="165" w:author="Волков Сергей" w:date="2026-10-06T17:45:00Z">
              <w:tcPr>
                <w:tcW w:w="3555" w:type="dxa"/>
                <w:gridSpan w:val="2"/>
                <w:tcBorders>
                  <w:top w:val="single" w:sz="8" w:space="0" w:color="000000"/>
                  <w:left w:val="single" w:sz="8" w:space="0" w:color="000000"/>
                  <w:bottom w:val="single" w:sz="4" w:space="0" w:color="auto"/>
                  <w:right w:val="single" w:sz="8" w:space="0" w:color="000000"/>
                </w:tcBorders>
                <w:tcMar>
                  <w:top w:w="80" w:type="nil"/>
                  <w:left w:w="80" w:type="nil"/>
                  <w:bottom w:w="80" w:type="nil"/>
                  <w:right w:w="80" w:type="nil"/>
                </w:tcMar>
              </w:tcPr>
            </w:tcPrChange>
          </w:tcPr>
          <w:p w14:paraId="6D60039B" w14:textId="02992BCB" w:rsidR="00B907A4" w:rsidRPr="00BB7604" w:rsidRDefault="00B907A4" w:rsidP="00B31079">
            <w:pPr>
              <w:autoSpaceDE w:val="0"/>
              <w:autoSpaceDN w:val="0"/>
              <w:adjustRightInd w:val="0"/>
              <w:spacing w:after="0" w:line="360" w:lineRule="auto"/>
              <w:rPr>
                <w:rFonts w:ascii="Times New Roman" w:hAnsi="Times New Roman"/>
                <w:color w:val="000000"/>
                <w:sz w:val="22"/>
                <w:szCs w:val="22"/>
              </w:rPr>
            </w:pPr>
            <w:r w:rsidRPr="00BB7604">
              <w:rPr>
                <w:rFonts w:ascii="Times New Roman" w:eastAsiaTheme="minorEastAsia" w:hAnsi="Times New Roman"/>
                <w:sz w:val="22"/>
                <w:szCs w:val="22"/>
              </w:rPr>
              <w:t xml:space="preserve">Example: </w:t>
            </w:r>
            <w:r w:rsidR="00B31079" w:rsidRPr="00BB7604">
              <w:rPr>
                <w:rFonts w:ascii="Times New Roman" w:hAnsi="Times New Roman"/>
                <w:color w:val="000000"/>
                <w:sz w:val="22"/>
                <w:szCs w:val="22"/>
              </w:rPr>
              <w:t>Text</w:t>
            </w:r>
            <w:r w:rsidRPr="00BB7604">
              <w:rPr>
                <w:rFonts w:ascii="Times New Roman" w:hAnsi="Times New Roman"/>
                <w:color w:val="000000"/>
                <w:sz w:val="22"/>
                <w:szCs w:val="22"/>
              </w:rPr>
              <w:t>.</w:t>
            </w:r>
          </w:p>
        </w:tc>
      </w:tr>
      <w:tr w:rsidR="008E2592" w:rsidRPr="00BB7604" w14:paraId="742CD681" w14:textId="77777777" w:rsidTr="008E2592">
        <w:tblPrEx>
          <w:tblW w:w="5000" w:type="pct"/>
          <w:tblInd w:w="-118" w:type="dxa"/>
          <w:tblBorders>
            <w:top w:val="nil"/>
            <w:left w:val="nil"/>
            <w:right w:val="nil"/>
          </w:tblBorders>
          <w:tblLayout w:type="fixed"/>
          <w:tblCellMar>
            <w:top w:w="57" w:type="dxa"/>
            <w:bottom w:w="57" w:type="dxa"/>
          </w:tblCellMar>
          <w:tblLook w:val="0000" w:firstRow="0" w:lastRow="0" w:firstColumn="0" w:lastColumn="0" w:noHBand="0" w:noVBand="0"/>
          <w:tblPrExChange w:id="166" w:author="Волков Сергей" w:date="2026-10-06T17:45:00Z">
            <w:tblPrEx>
              <w:tblW w:w="5000" w:type="pct"/>
              <w:tblInd w:w="-118" w:type="dxa"/>
              <w:tblBorders>
                <w:top w:val="nil"/>
                <w:left w:val="nil"/>
                <w:right w:val="nil"/>
              </w:tblBorders>
              <w:tblLayout w:type="fixed"/>
              <w:tblCellMar>
                <w:top w:w="57" w:type="dxa"/>
                <w:bottom w:w="57" w:type="dxa"/>
              </w:tblCellMar>
              <w:tblLook w:val="0000" w:firstRow="0" w:lastRow="0" w:firstColumn="0" w:lastColumn="0" w:noHBand="0" w:noVBand="0"/>
            </w:tblPrEx>
          </w:tblPrExChange>
        </w:tblPrEx>
        <w:trPr>
          <w:trPrChange w:id="167" w:author="Волков Сергей" w:date="2026-10-06T17:45:00Z">
            <w:trPr>
              <w:gridBefore w:val="1"/>
            </w:trPr>
          </w:trPrChange>
        </w:trPr>
        <w:tc>
          <w:tcPr>
            <w:tcW w:w="3177"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Change w:id="168" w:author="Волков Сергей" w:date="2026-10-06T17:45:00Z">
              <w:tcPr>
                <w:tcW w:w="3177" w:type="dxa"/>
                <w:gridSpan w:val="2"/>
                <w:vMerge w:val="restart"/>
                <w:tcBorders>
                  <w:top w:val="single" w:sz="4" w:space="0" w:color="auto"/>
                  <w:left w:val="single" w:sz="4" w:space="0" w:color="auto"/>
                  <w:right w:val="single" w:sz="4" w:space="0" w:color="auto"/>
                </w:tcBorders>
                <w:tcMar>
                  <w:top w:w="80" w:type="nil"/>
                  <w:left w:w="80" w:type="nil"/>
                  <w:bottom w:w="80" w:type="nil"/>
                  <w:right w:w="80" w:type="nil"/>
                </w:tcMar>
              </w:tcPr>
            </w:tcPrChange>
          </w:tcPr>
          <w:p w14:paraId="4801BADC" w14:textId="77777777" w:rsidR="00EA1295" w:rsidRDefault="008E2592" w:rsidP="008E2592">
            <w:pPr>
              <w:autoSpaceDE w:val="0"/>
              <w:autoSpaceDN w:val="0"/>
              <w:adjustRightInd w:val="0"/>
              <w:spacing w:after="0" w:line="360" w:lineRule="auto"/>
              <w:rPr>
                <w:rFonts w:ascii="Times New Roman" w:hAnsi="Times New Roman"/>
                <w:color w:val="000000"/>
                <w:sz w:val="22"/>
                <w:szCs w:val="22"/>
              </w:rPr>
            </w:pPr>
            <w:commentRangeStart w:id="169"/>
            <w:ins w:id="170" w:author="Волков Сергей" w:date="2026-10-06T17:45:00Z">
              <w:r w:rsidRPr="00DC29E5">
                <w:rPr>
                  <w:rFonts w:ascii="Times New Roman" w:hAnsi="Times New Roman"/>
                  <w:color w:val="000000"/>
                  <w:sz w:val="22"/>
                  <w:szCs w:val="22"/>
                </w:rPr>
                <w:t>disbursementStatus</w:t>
              </w:r>
            </w:ins>
            <w:commentRangeEnd w:id="169"/>
            <w:r w:rsidR="00DF28C2">
              <w:rPr>
                <w:rStyle w:val="CommentReference"/>
              </w:rPr>
              <w:commentReference w:id="169"/>
            </w:r>
          </w:p>
          <w:p w14:paraId="35F635FF" w14:textId="0B34B4D7" w:rsidR="00EA1295" w:rsidRPr="00BB7604" w:rsidRDefault="00EA1295" w:rsidP="008E2592">
            <w:pPr>
              <w:autoSpaceDE w:val="0"/>
              <w:autoSpaceDN w:val="0"/>
              <w:adjustRightInd w:val="0"/>
              <w:spacing w:after="0" w:line="360" w:lineRule="auto"/>
              <w:rPr>
                <w:rFonts w:ascii="Times New Roman" w:hAnsi="Times New Roman"/>
                <w:color w:val="000000"/>
                <w:sz w:val="22"/>
                <w:szCs w:val="22"/>
              </w:rPr>
            </w:pPr>
            <w:r w:rsidRPr="000E7630">
              <w:rPr>
                <w:rFonts w:ascii="Times New Roman" w:eastAsiaTheme="minorEastAsia" w:hAnsi="Times New Roman"/>
                <w:color w:val="FF0000"/>
                <w:sz w:val="22"/>
                <w:szCs w:val="22"/>
              </w:rPr>
              <w:t>Phase 1.2</w:t>
            </w:r>
          </w:p>
        </w:tc>
        <w:tc>
          <w:tcPr>
            <w:tcW w:w="2885" w:type="dxa"/>
            <w:vMerge w:val="restart"/>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Change w:id="171" w:author="Волков Сергей" w:date="2026-10-06T17:45:00Z">
              <w:tcPr>
                <w:tcW w:w="2885" w:type="dxa"/>
                <w:gridSpan w:val="2"/>
                <w:vMerge w:val="restart"/>
                <w:tcBorders>
                  <w:top w:val="single" w:sz="4" w:space="0" w:color="auto"/>
                  <w:left w:val="single" w:sz="4" w:space="0" w:color="auto"/>
                  <w:right w:val="single" w:sz="4" w:space="0" w:color="auto"/>
                </w:tcBorders>
                <w:tcMar>
                  <w:top w:w="80" w:type="nil"/>
                  <w:left w:w="80" w:type="nil"/>
                  <w:bottom w:w="80" w:type="nil"/>
                  <w:right w:w="80" w:type="nil"/>
                </w:tcMar>
              </w:tcPr>
            </w:tcPrChange>
          </w:tcPr>
          <w:p w14:paraId="5BCEE5DE" w14:textId="77777777" w:rsidR="008E2592" w:rsidRPr="00DC29E5" w:rsidRDefault="008E2592" w:rsidP="008E25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ins w:id="172" w:author="Волков Сергей" w:date="2026-10-06T17:45:00Z"/>
                <w:rFonts w:ascii="Times New Roman" w:hAnsi="Times New Roman"/>
                <w:color w:val="000000"/>
                <w:sz w:val="22"/>
                <w:szCs w:val="22"/>
              </w:rPr>
            </w:pPr>
            <w:ins w:id="173" w:author="Волков Сергей" w:date="2026-10-06T17:45:00Z">
              <w:r w:rsidRPr="00DC29E5">
                <w:rPr>
                  <w:rFonts w:ascii="Times New Roman" w:hAnsi="Times New Roman"/>
                  <w:color w:val="000000"/>
                  <w:sz w:val="22"/>
                  <w:szCs w:val="22"/>
                </w:rPr>
                <w:t xml:space="preserve">Type: </w:t>
              </w:r>
              <w:r w:rsidRPr="00BB7604">
                <w:rPr>
                  <w:rFonts w:ascii="Times New Roman" w:hAnsi="Times New Roman"/>
                  <w:color w:val="000000"/>
                  <w:sz w:val="22"/>
                  <w:szCs w:val="22"/>
                </w:rPr>
                <w:t>String</w:t>
              </w:r>
            </w:ins>
          </w:p>
          <w:p w14:paraId="41824F87" w14:textId="1081FC4D" w:rsidR="008E2592" w:rsidRPr="00BB7604" w:rsidRDefault="008E2592" w:rsidP="00B8754B">
            <w:pPr>
              <w:autoSpaceDE w:val="0"/>
              <w:autoSpaceDN w:val="0"/>
              <w:adjustRightInd w:val="0"/>
              <w:spacing w:after="0" w:line="360" w:lineRule="auto"/>
              <w:rPr>
                <w:rFonts w:ascii="Times New Roman" w:hAnsi="Times New Roman"/>
                <w:color w:val="000000"/>
                <w:sz w:val="22"/>
                <w:szCs w:val="22"/>
              </w:rPr>
            </w:pPr>
            <w:ins w:id="174" w:author="Волков Сергей" w:date="2026-10-06T17:45:00Z">
              <w:r w:rsidRPr="00DC29E5">
                <w:rPr>
                  <w:rFonts w:ascii="Times New Roman" w:hAnsi="Times New Roman"/>
                  <w:color w:val="000000"/>
                  <w:sz w:val="22"/>
                  <w:szCs w:val="22"/>
                </w:rPr>
                <w:t xml:space="preserve">Required: </w:t>
              </w:r>
            </w:ins>
            <w:ins w:id="175" w:author="Волков Сергей" w:date="2026-10-06T17:46:00Z">
              <w:r w:rsidR="00B8754B">
                <w:rPr>
                  <w:rFonts w:ascii="Times New Roman" w:hAnsi="Times New Roman"/>
                  <w:color w:val="000000"/>
                  <w:sz w:val="22"/>
                  <w:szCs w:val="22"/>
                </w:rPr>
                <w:t>No</w:t>
              </w:r>
            </w:ins>
          </w:p>
        </w:tc>
        <w:tc>
          <w:tcPr>
            <w:tcW w:w="3555" w:type="dxa"/>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Change w:id="176" w:author="Волков Сергей" w:date="2026-10-06T17:45:00Z">
              <w:tcPr>
                <w:tcW w:w="3555" w:type="dxa"/>
                <w:gridSpan w:val="2"/>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tcPrChange>
          </w:tcPr>
          <w:p w14:paraId="3F31CA5B" w14:textId="0677B650" w:rsidR="008E2592" w:rsidRPr="00DC29E5" w:rsidRDefault="008E2592" w:rsidP="008E2592">
            <w:pPr>
              <w:autoSpaceDE w:val="0"/>
              <w:autoSpaceDN w:val="0"/>
              <w:adjustRightInd w:val="0"/>
              <w:spacing w:after="0" w:line="360" w:lineRule="auto"/>
              <w:rPr>
                <w:rFonts w:ascii="Times New Roman" w:hAnsi="Times New Roman"/>
                <w:color w:val="000000"/>
                <w:sz w:val="22"/>
                <w:szCs w:val="22"/>
              </w:rPr>
            </w:pPr>
            <w:ins w:id="177" w:author="Волков Сергей" w:date="2026-10-06T17:45:00Z">
              <w:r w:rsidRPr="00DC29E5">
                <w:rPr>
                  <w:rFonts w:ascii="Times New Roman" w:hAnsi="Times New Roman"/>
                  <w:color w:val="000000"/>
                  <w:sz w:val="22"/>
                  <w:szCs w:val="22"/>
                </w:rPr>
                <w:t>Result of the request to the BPM Disbursement system.</w:t>
              </w:r>
            </w:ins>
          </w:p>
        </w:tc>
      </w:tr>
      <w:tr w:rsidR="008E2592" w:rsidRPr="00BB7604" w14:paraId="57F83F9F" w14:textId="77777777" w:rsidTr="008E2592">
        <w:tblPrEx>
          <w:tblW w:w="5000" w:type="pct"/>
          <w:tblInd w:w="-118" w:type="dxa"/>
          <w:tblBorders>
            <w:top w:val="nil"/>
            <w:left w:val="nil"/>
            <w:right w:val="nil"/>
          </w:tblBorders>
          <w:tblLayout w:type="fixed"/>
          <w:tblCellMar>
            <w:top w:w="57" w:type="dxa"/>
            <w:bottom w:w="57" w:type="dxa"/>
          </w:tblCellMar>
          <w:tblLook w:val="0000" w:firstRow="0" w:lastRow="0" w:firstColumn="0" w:lastColumn="0" w:noHBand="0" w:noVBand="0"/>
          <w:tblPrExChange w:id="178" w:author="Волков Сергей" w:date="2026-10-06T17:45:00Z">
            <w:tblPrEx>
              <w:tblW w:w="5000" w:type="pct"/>
              <w:tblInd w:w="-118" w:type="dxa"/>
              <w:tblBorders>
                <w:top w:val="nil"/>
                <w:left w:val="nil"/>
                <w:right w:val="nil"/>
              </w:tblBorders>
              <w:tblLayout w:type="fixed"/>
              <w:tblCellMar>
                <w:top w:w="57" w:type="dxa"/>
                <w:bottom w:w="57" w:type="dxa"/>
              </w:tblCellMar>
              <w:tblLook w:val="0000" w:firstRow="0" w:lastRow="0" w:firstColumn="0" w:lastColumn="0" w:noHBand="0" w:noVBand="0"/>
            </w:tblPrEx>
          </w:tblPrExChange>
        </w:tblPrEx>
        <w:trPr>
          <w:trPrChange w:id="179" w:author="Волков Сергей" w:date="2026-10-06T17:45:00Z">
            <w:trPr>
              <w:gridBefore w:val="1"/>
            </w:trPr>
          </w:trPrChange>
        </w:trPr>
        <w:tc>
          <w:tcPr>
            <w:tcW w:w="3177"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Change w:id="180" w:author="Волков Сергей" w:date="2026-10-06T17:45:00Z">
              <w:tcPr>
                <w:tcW w:w="3177" w:type="dxa"/>
                <w:gridSpan w:val="2"/>
                <w:vMerge/>
                <w:tcBorders>
                  <w:left w:val="single" w:sz="4" w:space="0" w:color="auto"/>
                  <w:bottom w:val="single" w:sz="4" w:space="0" w:color="auto"/>
                  <w:right w:val="single" w:sz="4" w:space="0" w:color="auto"/>
                </w:tcBorders>
                <w:tcMar>
                  <w:top w:w="80" w:type="nil"/>
                  <w:left w:w="80" w:type="nil"/>
                  <w:bottom w:w="80" w:type="nil"/>
                  <w:right w:w="80" w:type="nil"/>
                </w:tcMar>
              </w:tcPr>
            </w:tcPrChange>
          </w:tcPr>
          <w:p w14:paraId="6FDAAF85" w14:textId="77777777" w:rsidR="008E2592" w:rsidRPr="00DC29E5" w:rsidRDefault="008E2592" w:rsidP="008E2592">
            <w:pPr>
              <w:autoSpaceDE w:val="0"/>
              <w:autoSpaceDN w:val="0"/>
              <w:adjustRightInd w:val="0"/>
              <w:spacing w:after="0" w:line="360" w:lineRule="auto"/>
              <w:rPr>
                <w:rFonts w:ascii="Times New Roman" w:hAnsi="Times New Roman"/>
                <w:color w:val="000000"/>
                <w:sz w:val="22"/>
                <w:szCs w:val="22"/>
              </w:rPr>
            </w:pPr>
          </w:p>
        </w:tc>
        <w:tc>
          <w:tcPr>
            <w:tcW w:w="2885" w:type="dxa"/>
            <w:vMerge/>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Change w:id="181" w:author="Волков Сергей" w:date="2026-10-06T17:45:00Z">
              <w:tcPr>
                <w:tcW w:w="2885" w:type="dxa"/>
                <w:gridSpan w:val="2"/>
                <w:vMerge/>
                <w:tcBorders>
                  <w:left w:val="single" w:sz="4" w:space="0" w:color="auto"/>
                  <w:bottom w:val="single" w:sz="4" w:space="0" w:color="auto"/>
                  <w:right w:val="single" w:sz="4" w:space="0" w:color="auto"/>
                </w:tcBorders>
                <w:tcMar>
                  <w:top w:w="80" w:type="nil"/>
                  <w:left w:w="80" w:type="nil"/>
                  <w:bottom w:w="80" w:type="nil"/>
                  <w:right w:w="80" w:type="nil"/>
                </w:tcMar>
              </w:tcPr>
            </w:tcPrChange>
          </w:tcPr>
          <w:p w14:paraId="338C77B4" w14:textId="77777777" w:rsidR="008E2592" w:rsidRPr="00DC29E5" w:rsidRDefault="008E2592" w:rsidP="008E25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color w:val="000000"/>
                <w:sz w:val="22"/>
                <w:szCs w:val="22"/>
              </w:rPr>
            </w:pPr>
          </w:p>
        </w:tc>
        <w:tc>
          <w:tcPr>
            <w:tcW w:w="3555" w:type="dxa"/>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Change w:id="182" w:author="Волков Сергей" w:date="2026-10-06T17:45:00Z">
              <w:tcPr>
                <w:tcW w:w="3555" w:type="dxa"/>
                <w:gridSpan w:val="2"/>
                <w:tcBorders>
                  <w:top w:val="single" w:sz="4" w:space="0" w:color="auto"/>
                  <w:left w:val="single" w:sz="4" w:space="0" w:color="auto"/>
                  <w:bottom w:val="single" w:sz="4" w:space="0" w:color="auto"/>
                  <w:right w:val="single" w:sz="4" w:space="0" w:color="auto"/>
                </w:tcBorders>
                <w:tcMar>
                  <w:top w:w="80" w:type="nil"/>
                  <w:left w:w="80" w:type="nil"/>
                  <w:bottom w:w="80" w:type="nil"/>
                  <w:right w:w="80" w:type="nil"/>
                </w:tcMar>
              </w:tcPr>
            </w:tcPrChange>
          </w:tcPr>
          <w:p w14:paraId="3999D9B4" w14:textId="77777777" w:rsidR="008E2592" w:rsidRDefault="008E2592" w:rsidP="008E2592">
            <w:pPr>
              <w:autoSpaceDE w:val="0"/>
              <w:autoSpaceDN w:val="0"/>
              <w:adjustRightInd w:val="0"/>
              <w:spacing w:after="0" w:line="360" w:lineRule="auto"/>
              <w:rPr>
                <w:ins w:id="183" w:author="Волков Сергей" w:date="2026-10-06T17:45:00Z"/>
                <w:rFonts w:ascii="Times New Roman" w:hAnsi="Times New Roman"/>
                <w:color w:val="000000"/>
                <w:sz w:val="22"/>
                <w:szCs w:val="22"/>
              </w:rPr>
            </w:pPr>
            <w:ins w:id="184" w:author="Волков Сергей" w:date="2026-10-06T17:45:00Z">
              <w:r w:rsidRPr="00DC29E5">
                <w:rPr>
                  <w:rFonts w:ascii="Times New Roman" w:hAnsi="Times New Roman"/>
                  <w:color w:val="000000"/>
                  <w:sz w:val="22"/>
                  <w:szCs w:val="22"/>
                </w:rPr>
                <w:t>Possible values:</w:t>
              </w:r>
              <w:r>
                <w:rPr>
                  <w:rFonts w:ascii="Times New Roman" w:hAnsi="Times New Roman"/>
                  <w:color w:val="000000"/>
                  <w:sz w:val="22"/>
                  <w:szCs w:val="22"/>
                </w:rPr>
                <w:t xml:space="preserve"> CANCEL_TRANSACTION; PENDING_ADDITION;</w:t>
              </w:r>
            </w:ins>
          </w:p>
          <w:p w14:paraId="5E41A289" w14:textId="77777777" w:rsidR="008E2592" w:rsidRDefault="008E2592" w:rsidP="008E2592">
            <w:pPr>
              <w:autoSpaceDE w:val="0"/>
              <w:autoSpaceDN w:val="0"/>
              <w:adjustRightInd w:val="0"/>
              <w:spacing w:after="0" w:line="360" w:lineRule="auto"/>
              <w:rPr>
                <w:ins w:id="185" w:author="Волков Сергей" w:date="2026-10-06T17:45:00Z"/>
                <w:rFonts w:ascii="Times New Roman" w:hAnsi="Times New Roman"/>
                <w:color w:val="000000"/>
                <w:sz w:val="22"/>
                <w:szCs w:val="22"/>
              </w:rPr>
            </w:pPr>
            <w:ins w:id="186" w:author="Волков Сергей" w:date="2026-10-06T17:45:00Z">
              <w:r>
                <w:rPr>
                  <w:rFonts w:ascii="Times New Roman" w:hAnsi="Times New Roman"/>
                  <w:color w:val="000000"/>
                  <w:sz w:val="22"/>
                  <w:szCs w:val="22"/>
                </w:rPr>
                <w:t>APPROVED_DISBURSEMENT;</w:t>
              </w:r>
            </w:ins>
          </w:p>
          <w:p w14:paraId="17053AF0" w14:textId="77777777" w:rsidR="008E2592" w:rsidRDefault="008E2592" w:rsidP="008E2592">
            <w:pPr>
              <w:autoSpaceDE w:val="0"/>
              <w:autoSpaceDN w:val="0"/>
              <w:adjustRightInd w:val="0"/>
              <w:spacing w:after="0" w:line="360" w:lineRule="auto"/>
              <w:rPr>
                <w:ins w:id="187" w:author="Волков Сергей" w:date="2026-10-06T17:45:00Z"/>
                <w:rFonts w:ascii="Times New Roman" w:hAnsi="Times New Roman"/>
                <w:color w:val="000000"/>
                <w:sz w:val="22"/>
                <w:szCs w:val="22"/>
              </w:rPr>
            </w:pPr>
            <w:ins w:id="188" w:author="Волков Сергей" w:date="2026-10-06T17:45:00Z">
              <w:r>
                <w:rPr>
                  <w:rFonts w:ascii="Times New Roman" w:hAnsi="Times New Roman"/>
                  <w:color w:val="000000"/>
                  <w:sz w:val="22"/>
                  <w:szCs w:val="22"/>
                </w:rPr>
                <w:t>COMPLETED_DISBURSEMENT;</w:t>
              </w:r>
            </w:ins>
          </w:p>
          <w:p w14:paraId="2ED90DEE" w14:textId="3EB2C282" w:rsidR="008E2592" w:rsidRPr="00DC29E5" w:rsidRDefault="008E2592" w:rsidP="008E2592">
            <w:pPr>
              <w:autoSpaceDE w:val="0"/>
              <w:autoSpaceDN w:val="0"/>
              <w:adjustRightInd w:val="0"/>
              <w:spacing w:after="0" w:line="360" w:lineRule="auto"/>
              <w:rPr>
                <w:rFonts w:ascii="Times New Roman" w:hAnsi="Times New Roman"/>
                <w:color w:val="000000"/>
                <w:sz w:val="22"/>
                <w:szCs w:val="22"/>
              </w:rPr>
            </w:pPr>
            <w:ins w:id="189" w:author="Волков Сергей" w:date="2026-10-06T17:45:00Z">
              <w:r w:rsidRPr="00DC29E5">
                <w:rPr>
                  <w:rFonts w:ascii="Times New Roman" w:hAnsi="Times New Roman"/>
                  <w:color w:val="000000"/>
                  <w:sz w:val="22"/>
                  <w:szCs w:val="22"/>
                </w:rPr>
                <w:t>RETURN_TO_APPROVAL</w:t>
              </w:r>
              <w:r>
                <w:rPr>
                  <w:rFonts w:ascii="Times New Roman" w:hAnsi="Times New Roman"/>
                  <w:color w:val="000000"/>
                  <w:sz w:val="22"/>
                  <w:szCs w:val="22"/>
                </w:rPr>
                <w:t>.</w:t>
              </w:r>
            </w:ins>
          </w:p>
        </w:tc>
      </w:tr>
    </w:tbl>
    <w:p w14:paraId="2A296CEF" w14:textId="77777777" w:rsidR="00DA5CDF" w:rsidRPr="00BB7604" w:rsidRDefault="00DA5CDF" w:rsidP="00F2156D">
      <w:pPr>
        <w:autoSpaceDE w:val="0"/>
        <w:autoSpaceDN w:val="0"/>
        <w:adjustRightInd w:val="0"/>
        <w:spacing w:after="200" w:line="276" w:lineRule="auto"/>
        <w:rPr>
          <w:rFonts w:ascii="Times New Roman" w:hAnsi="Times New Roman"/>
          <w:color w:val="000000"/>
          <w:sz w:val="22"/>
          <w:szCs w:val="22"/>
        </w:rPr>
      </w:pPr>
    </w:p>
    <w:p w14:paraId="53166B8D" w14:textId="1DA057EA" w:rsidR="00EA23D0" w:rsidRPr="00BB7604" w:rsidRDefault="00EA23D0" w:rsidP="00EA23D0">
      <w:pPr>
        <w:pStyle w:val="Heading4"/>
        <w:rPr>
          <w:rFonts w:ascii="Times New Roman" w:hAnsi="Times New Roman" w:cs="Times New Roman"/>
          <w:color w:val="auto"/>
          <w:sz w:val="24"/>
        </w:rPr>
      </w:pPr>
      <w:commentRangeStart w:id="190"/>
      <w:commentRangeStart w:id="191"/>
      <w:r w:rsidRPr="00BB7604">
        <w:rPr>
          <w:rFonts w:ascii="Times New Roman" w:hAnsi="Times New Roman" w:cs="Times New Roman"/>
          <w:b/>
          <w:bCs/>
          <w:color w:val="auto"/>
          <w:sz w:val="24"/>
        </w:rPr>
        <w:t>Example</w:t>
      </w:r>
      <w:r w:rsidRPr="00BB7604">
        <w:rPr>
          <w:rFonts w:ascii="Times New Roman" w:hAnsi="Times New Roman" w:cs="Times New Roman"/>
          <w:color w:val="auto"/>
          <w:sz w:val="24"/>
        </w:rPr>
        <w:t xml:space="preserve"> </w:t>
      </w:r>
      <w:r w:rsidRPr="00BB7604">
        <w:rPr>
          <w:rFonts w:ascii="Times New Roman" w:hAnsi="Times New Roman" w:cs="Times New Roman"/>
          <w:b/>
          <w:bCs/>
          <w:color w:val="auto"/>
          <w:sz w:val="24"/>
        </w:rPr>
        <w:t>1 —</w:t>
      </w:r>
      <w:r w:rsidR="00D65ECA" w:rsidRPr="00BB7604">
        <w:rPr>
          <w:rFonts w:ascii="Times New Roman" w:hAnsi="Times New Roman" w:cs="Times New Roman"/>
          <w:color w:val="auto"/>
          <w:sz w:val="24"/>
        </w:rPr>
        <w:t xml:space="preserve"> Reply -</w:t>
      </w:r>
      <w:r w:rsidRPr="00BB7604">
        <w:rPr>
          <w:rFonts w:ascii="Times New Roman" w:hAnsi="Times New Roman" w:cs="Times New Roman"/>
          <w:b/>
          <w:bCs/>
          <w:color w:val="auto"/>
          <w:sz w:val="24"/>
        </w:rPr>
        <w:t xml:space="preserve"> </w:t>
      </w:r>
      <w:r w:rsidRPr="00BB7604">
        <w:rPr>
          <w:rFonts w:ascii="Times New Roman" w:hAnsi="Times New Roman" w:cs="Times New Roman"/>
          <w:color w:val="auto"/>
          <w:sz w:val="24"/>
        </w:rPr>
        <w:t>SUCCESS</w:t>
      </w:r>
      <w:commentRangeEnd w:id="190"/>
      <w:r w:rsidR="007D1171">
        <w:rPr>
          <w:rStyle w:val="CommentReference"/>
          <w:rFonts w:eastAsia="Times New Roman" w:cs="Times New Roman"/>
          <w:iCs w:val="0"/>
          <w:color w:val="auto"/>
        </w:rPr>
        <w:commentReference w:id="190"/>
      </w:r>
      <w:commentRangeEnd w:id="191"/>
      <w:r w:rsidR="00CE2B96">
        <w:rPr>
          <w:rStyle w:val="CommentReference"/>
          <w:rFonts w:eastAsia="Times New Roman" w:cs="Times New Roman"/>
          <w:iCs w:val="0"/>
          <w:color w:val="auto"/>
        </w:rPr>
        <w:commentReference w:id="191"/>
      </w:r>
    </w:p>
    <w:p w14:paraId="51782AA2" w14:textId="6B98CE01" w:rsidR="00EA23D0" w:rsidRPr="00BB7604" w:rsidRDefault="00EA23D0" w:rsidP="00EA23D0">
      <w:pPr>
        <w:rPr>
          <w:rFonts w:ascii="Times New Roman" w:hAnsi="Times New Roman"/>
        </w:rPr>
      </w:pPr>
    </w:p>
    <w:tbl>
      <w:tblPr>
        <w:tblStyle w:val="TableGrid"/>
        <w:tblW w:w="0" w:type="auto"/>
        <w:tblLook w:val="04A0" w:firstRow="1" w:lastRow="0" w:firstColumn="1" w:lastColumn="0" w:noHBand="0" w:noVBand="1"/>
      </w:tblPr>
      <w:tblGrid>
        <w:gridCol w:w="9627"/>
      </w:tblGrid>
      <w:tr w:rsidR="00EA23D0" w:rsidRPr="00BB7604" w14:paraId="055F5AAC" w14:textId="77777777" w:rsidTr="00EA23D0">
        <w:tc>
          <w:tcPr>
            <w:tcW w:w="9627" w:type="dxa"/>
          </w:tcPr>
          <w:p w14:paraId="3AF70249" w14:textId="77777777" w:rsidR="003D6A56" w:rsidRPr="00BB7604" w:rsidRDefault="003D6A56" w:rsidP="003D6A56">
            <w:pPr>
              <w:rPr>
                <w:rFonts w:ascii="Times New Roman" w:hAnsi="Times New Roman"/>
              </w:rPr>
            </w:pPr>
            <w:r w:rsidRPr="00BB7604">
              <w:rPr>
                <w:rFonts w:ascii="Times New Roman" w:hAnsi="Times New Roman"/>
              </w:rPr>
              <w:lastRenderedPageBreak/>
              <w:t>HEADERS: {</w:t>
            </w:r>
          </w:p>
          <w:p w14:paraId="311F85DC" w14:textId="77777777" w:rsidR="003D6A56" w:rsidRPr="00BB7604" w:rsidRDefault="003D6A56" w:rsidP="003D6A56">
            <w:pPr>
              <w:rPr>
                <w:rFonts w:ascii="Times New Roman" w:hAnsi="Times New Roman"/>
              </w:rPr>
            </w:pPr>
            <w:r w:rsidRPr="00BB7604">
              <w:rPr>
                <w:rFonts w:ascii="Times New Roman" w:hAnsi="Times New Roman"/>
              </w:rPr>
              <w:t xml:space="preserve">    "dqMessageGuid": "8ad22d19-b828-40d7-a378-c54aecd6cbab",</w:t>
            </w:r>
          </w:p>
          <w:p w14:paraId="215F0C82" w14:textId="77777777" w:rsidR="003D6A56" w:rsidRPr="00BB7604" w:rsidRDefault="003D6A56" w:rsidP="003D6A56">
            <w:pPr>
              <w:rPr>
                <w:rFonts w:ascii="Times New Roman" w:hAnsi="Times New Roman"/>
              </w:rPr>
            </w:pPr>
            <w:r w:rsidRPr="00BB7604">
              <w:rPr>
                <w:rFonts w:ascii="Times New Roman" w:hAnsi="Times New Roman"/>
              </w:rPr>
              <w:t xml:space="preserve">    "correlationId": "8ad22d19-b828-40d7-a378-c54aecd6cbab",</w:t>
            </w:r>
          </w:p>
          <w:p w14:paraId="566FAAEC" w14:textId="77777777" w:rsidR="003D6A56" w:rsidRPr="00BB7604" w:rsidRDefault="003D6A56" w:rsidP="003D6A56">
            <w:pPr>
              <w:rPr>
                <w:rFonts w:ascii="Times New Roman" w:hAnsi="Times New Roman"/>
              </w:rPr>
            </w:pPr>
            <w:r w:rsidRPr="00BB7604">
              <w:rPr>
                <w:rFonts w:ascii="Times New Roman" w:hAnsi="Times New Roman"/>
              </w:rPr>
              <w:t xml:space="preserve">    "contentType": "application/json",</w:t>
            </w:r>
          </w:p>
          <w:p w14:paraId="14FCF575" w14:textId="77777777" w:rsidR="003D6A56" w:rsidRPr="00BB7604" w:rsidRDefault="003D6A56" w:rsidP="003D6A56">
            <w:pPr>
              <w:rPr>
                <w:rFonts w:ascii="Times New Roman" w:hAnsi="Times New Roman"/>
              </w:rPr>
            </w:pPr>
            <w:r w:rsidRPr="00BB7604">
              <w:rPr>
                <w:rFonts w:ascii="Times New Roman" w:hAnsi="Times New Roman"/>
              </w:rPr>
              <w:t xml:space="preserve">    "spring_json_header_types": "{\"dqMessageGuid\":\"java.lang.String\",\"correlationId\":\"java.lang.String\",\"contentType\":\"java.lang.String\"}"</w:t>
            </w:r>
          </w:p>
          <w:p w14:paraId="70C6600A" w14:textId="7788A7C0" w:rsidR="00EA23D0" w:rsidRPr="00BB7604" w:rsidRDefault="003D6A56" w:rsidP="003D6A56">
            <w:pPr>
              <w:rPr>
                <w:rFonts w:ascii="Times New Roman" w:hAnsi="Times New Roman"/>
              </w:rPr>
            </w:pPr>
            <w:r w:rsidRPr="00BB7604">
              <w:rPr>
                <w:rFonts w:ascii="Times New Roman" w:hAnsi="Times New Roman"/>
              </w:rPr>
              <w:t>}</w:t>
            </w:r>
          </w:p>
        </w:tc>
      </w:tr>
    </w:tbl>
    <w:p w14:paraId="6023F778" w14:textId="3025D3CD" w:rsidR="00EA23D0" w:rsidRPr="00BB7604" w:rsidRDefault="00EA23D0" w:rsidP="00EA23D0">
      <w:pPr>
        <w:rPr>
          <w:rFonts w:ascii="Times New Roman" w:hAnsi="Times New Roman"/>
        </w:rPr>
      </w:pPr>
    </w:p>
    <w:tbl>
      <w:tblPr>
        <w:tblStyle w:val="TableGrid"/>
        <w:tblW w:w="0" w:type="auto"/>
        <w:tblLook w:val="04A0" w:firstRow="1" w:lastRow="0" w:firstColumn="1" w:lastColumn="0" w:noHBand="0" w:noVBand="1"/>
      </w:tblPr>
      <w:tblGrid>
        <w:gridCol w:w="9627"/>
      </w:tblGrid>
      <w:tr w:rsidR="003D6A56" w:rsidRPr="00BB7604" w14:paraId="496CF9AC" w14:textId="77777777" w:rsidTr="003D6A56">
        <w:tc>
          <w:tcPr>
            <w:tcW w:w="9627" w:type="dxa"/>
          </w:tcPr>
          <w:p w14:paraId="593AC1F4" w14:textId="77777777" w:rsidR="003D6A56" w:rsidRPr="00BB7604" w:rsidRDefault="003D6A56" w:rsidP="003D6A56">
            <w:pPr>
              <w:rPr>
                <w:rFonts w:ascii="Times New Roman" w:hAnsi="Times New Roman"/>
              </w:rPr>
            </w:pPr>
            <w:r w:rsidRPr="00BB7604">
              <w:rPr>
                <w:rFonts w:ascii="Times New Roman" w:hAnsi="Times New Roman"/>
              </w:rPr>
              <w:t>VALUE: {</w:t>
            </w:r>
          </w:p>
          <w:p w14:paraId="3E2F91F8" w14:textId="77777777" w:rsidR="003D6A56" w:rsidRPr="00BB7604" w:rsidRDefault="003D6A56" w:rsidP="003D6A56">
            <w:pPr>
              <w:rPr>
                <w:rFonts w:ascii="Times New Roman" w:hAnsi="Times New Roman"/>
              </w:rPr>
            </w:pPr>
            <w:r w:rsidRPr="00BB7604">
              <w:rPr>
                <w:rFonts w:ascii="Times New Roman" w:hAnsi="Times New Roman"/>
              </w:rPr>
              <w:t xml:space="preserve">    "correlationId": "8ad22d19-b828-40d7-a378-c54aecd6cbab",</w:t>
            </w:r>
          </w:p>
          <w:p w14:paraId="41FFB940" w14:textId="77777777" w:rsidR="003D6A56" w:rsidRPr="00BB7604" w:rsidRDefault="003D6A56" w:rsidP="003D6A56">
            <w:pPr>
              <w:rPr>
                <w:rFonts w:ascii="Times New Roman" w:hAnsi="Times New Roman"/>
              </w:rPr>
            </w:pPr>
            <w:r w:rsidRPr="00BB7604">
              <w:rPr>
                <w:rFonts w:ascii="Times New Roman" w:hAnsi="Times New Roman"/>
              </w:rPr>
              <w:t xml:space="preserve">    "appNumber": "2000763",</w:t>
            </w:r>
          </w:p>
          <w:p w14:paraId="0A72A425" w14:textId="58C18F57" w:rsidR="003D6A56" w:rsidRPr="00BB7604" w:rsidRDefault="003D6A56" w:rsidP="003D6A56">
            <w:pPr>
              <w:rPr>
                <w:rFonts w:ascii="Times New Roman" w:hAnsi="Times New Roman"/>
              </w:rPr>
            </w:pPr>
            <w:r w:rsidRPr="00BB7604">
              <w:rPr>
                <w:rFonts w:ascii="Times New Roman" w:hAnsi="Times New Roman"/>
              </w:rPr>
              <w:t xml:space="preserve">    "stateSysName": "</w:t>
            </w:r>
            <w:r w:rsidR="006B6348" w:rsidRPr="00BB7604">
              <w:rPr>
                <w:rFonts w:ascii="Times New Roman" w:eastAsiaTheme="minorEastAsia" w:hAnsi="Times New Roman"/>
                <w:sz w:val="22"/>
                <w:szCs w:val="22"/>
              </w:rPr>
              <w:t>disbursementRequest</w:t>
            </w:r>
            <w:r w:rsidRPr="00BB7604">
              <w:rPr>
                <w:rFonts w:ascii="Times New Roman" w:hAnsi="Times New Roman"/>
              </w:rPr>
              <w:t>",</w:t>
            </w:r>
          </w:p>
          <w:p w14:paraId="6B0FD563" w14:textId="77777777" w:rsidR="003D6A56" w:rsidRPr="00BB7604" w:rsidRDefault="003D6A56" w:rsidP="003D6A56">
            <w:pPr>
              <w:rPr>
                <w:rFonts w:ascii="Times New Roman" w:hAnsi="Times New Roman"/>
              </w:rPr>
            </w:pPr>
            <w:r w:rsidRPr="00BB7604">
              <w:rPr>
                <w:rFonts w:ascii="Times New Roman" w:hAnsi="Times New Roman"/>
              </w:rPr>
              <w:t xml:space="preserve">    "status": "SUCCESS",</w:t>
            </w:r>
          </w:p>
          <w:p w14:paraId="597A2EC6" w14:textId="77777777" w:rsidR="003D6A56" w:rsidRPr="00BB7604" w:rsidRDefault="003D6A56" w:rsidP="003D6A56">
            <w:pPr>
              <w:rPr>
                <w:rFonts w:ascii="Times New Roman" w:hAnsi="Times New Roman"/>
              </w:rPr>
            </w:pPr>
            <w:r w:rsidRPr="00BB7604">
              <w:rPr>
                <w:rFonts w:ascii="Times New Roman" w:hAnsi="Times New Roman"/>
              </w:rPr>
              <w:t xml:space="preserve">    "statusCode": 200,</w:t>
            </w:r>
          </w:p>
          <w:p w14:paraId="3F614CDA" w14:textId="1FE86D46" w:rsidR="003D6A56" w:rsidRDefault="003D6A56" w:rsidP="003D6A56">
            <w:pPr>
              <w:rPr>
                <w:ins w:id="192" w:author="Волков Сергей" w:date="2026-10-06T17:49:00Z"/>
                <w:rFonts w:ascii="Times New Roman" w:hAnsi="Times New Roman"/>
              </w:rPr>
            </w:pPr>
            <w:r w:rsidRPr="00BB7604">
              <w:rPr>
                <w:rFonts w:ascii="Times New Roman" w:hAnsi="Times New Roman"/>
              </w:rPr>
              <w:t xml:space="preserve">    "message": "</w:t>
            </w:r>
            <w:r w:rsidR="006B6348" w:rsidRPr="00BB7604">
              <w:rPr>
                <w:rFonts w:ascii="Times New Roman" w:hAnsi="Times New Roman"/>
              </w:rPr>
              <w:t>Text</w:t>
            </w:r>
            <w:r w:rsidRPr="00BB7604">
              <w:rPr>
                <w:rFonts w:ascii="Times New Roman" w:hAnsi="Times New Roman"/>
              </w:rPr>
              <w:t>."</w:t>
            </w:r>
            <w:ins w:id="193" w:author="Волков Сергей" w:date="2026-10-06T17:49:00Z">
              <w:r w:rsidR="0029494A">
                <w:rPr>
                  <w:rFonts w:ascii="Times New Roman" w:hAnsi="Times New Roman"/>
                </w:rPr>
                <w:t>,</w:t>
              </w:r>
            </w:ins>
          </w:p>
          <w:p w14:paraId="32B4EC60" w14:textId="2E094C40" w:rsidR="0029494A" w:rsidRPr="00BB7604" w:rsidRDefault="0070234A" w:rsidP="003D6A56">
            <w:pPr>
              <w:rPr>
                <w:rFonts w:ascii="Times New Roman" w:hAnsi="Times New Roman"/>
              </w:rPr>
            </w:pPr>
            <w:r w:rsidRPr="00BB7604">
              <w:rPr>
                <w:rFonts w:ascii="Times New Roman" w:hAnsi="Times New Roman"/>
              </w:rPr>
              <w:t xml:space="preserve">    </w:t>
            </w:r>
            <w:ins w:id="194" w:author="Волков Сергей" w:date="2026-10-06T17:49:00Z">
              <w:r w:rsidR="0029494A" w:rsidRPr="0029494A">
                <w:rPr>
                  <w:rFonts w:ascii="Times New Roman" w:hAnsi="Times New Roman"/>
                </w:rPr>
                <w:t>“</w:t>
              </w:r>
              <w:commentRangeStart w:id="195"/>
              <w:commentRangeStart w:id="196"/>
              <w:commentRangeStart w:id="197"/>
              <w:r w:rsidR="0029494A" w:rsidRPr="0029494A">
                <w:rPr>
                  <w:rFonts w:ascii="Times New Roman" w:hAnsi="Times New Roman"/>
                </w:rPr>
                <w:t xml:space="preserve">disbursementStatus”: </w:t>
              </w:r>
            </w:ins>
            <w:ins w:id="198" w:author="Волков Сергей" w:date="2026-10-06T17:50:00Z">
              <w:r w:rsidR="0029494A">
                <w:rPr>
                  <w:rFonts w:ascii="Times New Roman" w:hAnsi="Times New Roman"/>
                </w:rPr>
                <w:t>“</w:t>
              </w:r>
            </w:ins>
            <w:ins w:id="199" w:author="Волков Сергей" w:date="2026-10-06T17:49:00Z">
              <w:r w:rsidR="0029494A" w:rsidRPr="0029494A">
                <w:rPr>
                  <w:rFonts w:ascii="Times New Roman" w:hAnsi="Times New Roman"/>
                </w:rPr>
                <w:t>PENDING_ADDITION</w:t>
              </w:r>
            </w:ins>
            <w:ins w:id="200" w:author="Волков Сергей" w:date="2026-10-06T17:50:00Z">
              <w:r w:rsidR="0029494A">
                <w:rPr>
                  <w:rFonts w:ascii="Times New Roman" w:hAnsi="Times New Roman"/>
                </w:rPr>
                <w:t>”</w:t>
              </w:r>
            </w:ins>
            <w:commentRangeEnd w:id="195"/>
            <w:r w:rsidR="00FE260B">
              <w:rPr>
                <w:rStyle w:val="CommentReference"/>
              </w:rPr>
              <w:commentReference w:id="195"/>
            </w:r>
            <w:commentRangeEnd w:id="196"/>
            <w:r w:rsidR="00B50EDE">
              <w:rPr>
                <w:rStyle w:val="CommentReference"/>
              </w:rPr>
              <w:commentReference w:id="196"/>
            </w:r>
            <w:commentRangeEnd w:id="197"/>
            <w:r w:rsidR="00535287">
              <w:rPr>
                <w:rStyle w:val="CommentReference"/>
              </w:rPr>
              <w:commentReference w:id="197"/>
            </w:r>
          </w:p>
          <w:p w14:paraId="28AB29BD" w14:textId="12CE28C1" w:rsidR="003D6A56" w:rsidRPr="00BB7604" w:rsidRDefault="003D6A56" w:rsidP="003D6A56">
            <w:pPr>
              <w:rPr>
                <w:rFonts w:ascii="Times New Roman" w:hAnsi="Times New Roman"/>
              </w:rPr>
            </w:pPr>
            <w:r w:rsidRPr="00BB7604">
              <w:rPr>
                <w:rFonts w:ascii="Times New Roman" w:hAnsi="Times New Roman"/>
              </w:rPr>
              <w:t>}</w:t>
            </w:r>
          </w:p>
        </w:tc>
      </w:tr>
    </w:tbl>
    <w:p w14:paraId="363B289B" w14:textId="77777777" w:rsidR="003D6A56" w:rsidRPr="00BB7604" w:rsidRDefault="003D6A56" w:rsidP="00EA23D0">
      <w:pPr>
        <w:rPr>
          <w:rFonts w:ascii="Times New Roman" w:hAnsi="Times New Roman"/>
        </w:rPr>
      </w:pPr>
    </w:p>
    <w:p w14:paraId="08075DFD" w14:textId="1BAC568F" w:rsidR="00C50F14" w:rsidRPr="00BB7604" w:rsidRDefault="00C50F14" w:rsidP="00C50F14">
      <w:pPr>
        <w:pStyle w:val="Heading4"/>
        <w:rPr>
          <w:rFonts w:ascii="Times New Roman" w:hAnsi="Times New Roman" w:cs="Times New Roman"/>
          <w:bCs/>
          <w:color w:val="auto"/>
          <w:sz w:val="24"/>
        </w:rPr>
      </w:pPr>
      <w:commentRangeStart w:id="201"/>
      <w:commentRangeStart w:id="202"/>
      <w:commentRangeStart w:id="203"/>
      <w:r w:rsidRPr="00BB7604">
        <w:rPr>
          <w:rFonts w:ascii="Times New Roman" w:hAnsi="Times New Roman" w:cs="Times New Roman"/>
          <w:b/>
          <w:bCs/>
          <w:color w:val="auto"/>
          <w:sz w:val="24"/>
        </w:rPr>
        <w:t xml:space="preserve">Example 2 </w:t>
      </w:r>
      <w:r w:rsidRPr="00BB7604">
        <w:rPr>
          <w:rFonts w:ascii="Times New Roman" w:hAnsi="Times New Roman" w:cs="Times New Roman"/>
          <w:bCs/>
          <w:color w:val="auto"/>
          <w:sz w:val="24"/>
        </w:rPr>
        <w:t>—</w:t>
      </w:r>
      <w:r w:rsidR="00D65ECA" w:rsidRPr="00BB7604">
        <w:rPr>
          <w:rFonts w:ascii="Times New Roman" w:hAnsi="Times New Roman" w:cs="Times New Roman"/>
          <w:bCs/>
          <w:color w:val="auto"/>
          <w:sz w:val="24"/>
        </w:rPr>
        <w:t xml:space="preserve"> </w:t>
      </w:r>
      <w:r w:rsidR="00D65ECA" w:rsidRPr="00BB7604">
        <w:rPr>
          <w:rFonts w:ascii="Times New Roman" w:hAnsi="Times New Roman" w:cs="Times New Roman"/>
          <w:color w:val="auto"/>
          <w:sz w:val="24"/>
        </w:rPr>
        <w:t>Reply -</w:t>
      </w:r>
      <w:r w:rsidRPr="00BB7604">
        <w:rPr>
          <w:rFonts w:ascii="Times New Roman" w:hAnsi="Times New Roman" w:cs="Times New Roman"/>
          <w:bCs/>
          <w:color w:val="auto"/>
          <w:sz w:val="24"/>
        </w:rPr>
        <w:t xml:space="preserve"> FAILED</w:t>
      </w:r>
      <w:commentRangeEnd w:id="201"/>
      <w:r w:rsidR="00245DBE">
        <w:rPr>
          <w:rStyle w:val="CommentReference"/>
          <w:rFonts w:eastAsia="Times New Roman" w:cs="Times New Roman"/>
          <w:iCs w:val="0"/>
          <w:color w:val="auto"/>
        </w:rPr>
        <w:commentReference w:id="201"/>
      </w:r>
      <w:commentRangeEnd w:id="202"/>
      <w:r w:rsidR="00F56DCF">
        <w:rPr>
          <w:rStyle w:val="CommentReference"/>
          <w:rFonts w:eastAsia="Times New Roman" w:cs="Times New Roman"/>
          <w:iCs w:val="0"/>
          <w:color w:val="auto"/>
        </w:rPr>
        <w:commentReference w:id="202"/>
      </w:r>
      <w:commentRangeEnd w:id="203"/>
      <w:r w:rsidR="00535287">
        <w:rPr>
          <w:rStyle w:val="CommentReference"/>
          <w:rFonts w:eastAsia="Times New Roman" w:cs="Times New Roman"/>
          <w:iCs w:val="0"/>
          <w:color w:val="auto"/>
        </w:rPr>
        <w:commentReference w:id="203"/>
      </w:r>
    </w:p>
    <w:p w14:paraId="342C962E" w14:textId="7A27FE9C" w:rsidR="00C50F14" w:rsidRPr="00BB7604" w:rsidRDefault="00C50F14" w:rsidP="00C50F14">
      <w:pPr>
        <w:rPr>
          <w:rFonts w:ascii="Times New Roman" w:hAnsi="Times New Roman"/>
        </w:rPr>
      </w:pPr>
    </w:p>
    <w:tbl>
      <w:tblPr>
        <w:tblStyle w:val="TableGrid"/>
        <w:tblW w:w="0" w:type="auto"/>
        <w:tblLook w:val="04A0" w:firstRow="1" w:lastRow="0" w:firstColumn="1" w:lastColumn="0" w:noHBand="0" w:noVBand="1"/>
      </w:tblPr>
      <w:tblGrid>
        <w:gridCol w:w="9627"/>
      </w:tblGrid>
      <w:tr w:rsidR="00C50F14" w:rsidRPr="00BB7604" w14:paraId="26A2062B" w14:textId="77777777" w:rsidTr="00C50F14">
        <w:tc>
          <w:tcPr>
            <w:tcW w:w="9627" w:type="dxa"/>
          </w:tcPr>
          <w:p w14:paraId="5E8D77D2" w14:textId="77777777" w:rsidR="00C50F14" w:rsidRPr="00BB7604" w:rsidRDefault="00C50F14" w:rsidP="00C50F14">
            <w:pPr>
              <w:rPr>
                <w:rFonts w:ascii="Times New Roman" w:hAnsi="Times New Roman"/>
              </w:rPr>
            </w:pPr>
            <w:r w:rsidRPr="00BB7604">
              <w:rPr>
                <w:rFonts w:ascii="Times New Roman" w:hAnsi="Times New Roman"/>
              </w:rPr>
              <w:t>HEADERS: {</w:t>
            </w:r>
          </w:p>
          <w:p w14:paraId="743A92E5" w14:textId="77777777" w:rsidR="00C50F14" w:rsidRPr="00BB7604" w:rsidRDefault="00C50F14" w:rsidP="00C50F14">
            <w:pPr>
              <w:rPr>
                <w:rFonts w:ascii="Times New Roman" w:hAnsi="Times New Roman"/>
              </w:rPr>
            </w:pPr>
            <w:r w:rsidRPr="00BB7604">
              <w:rPr>
                <w:rFonts w:ascii="Times New Roman" w:hAnsi="Times New Roman"/>
              </w:rPr>
              <w:t xml:space="preserve">    "dqMessageGuid": "8ad22d19-b828-40d7-a378-c54aecd6cbab",</w:t>
            </w:r>
          </w:p>
          <w:p w14:paraId="062252B5" w14:textId="77777777" w:rsidR="00C50F14" w:rsidRPr="00BB7604" w:rsidRDefault="00C50F14" w:rsidP="00C50F14">
            <w:pPr>
              <w:rPr>
                <w:rFonts w:ascii="Times New Roman" w:hAnsi="Times New Roman"/>
              </w:rPr>
            </w:pPr>
            <w:r w:rsidRPr="00BB7604">
              <w:rPr>
                <w:rFonts w:ascii="Times New Roman" w:hAnsi="Times New Roman"/>
              </w:rPr>
              <w:t xml:space="preserve">    "correlationId": "8ad22d19-b828-40d7-a378-c54aecd6cbab",</w:t>
            </w:r>
          </w:p>
          <w:p w14:paraId="6DCB9270" w14:textId="77777777" w:rsidR="00C50F14" w:rsidRPr="00BB7604" w:rsidRDefault="00C50F14" w:rsidP="00C50F14">
            <w:pPr>
              <w:rPr>
                <w:rFonts w:ascii="Times New Roman" w:hAnsi="Times New Roman"/>
              </w:rPr>
            </w:pPr>
            <w:r w:rsidRPr="00BB7604">
              <w:rPr>
                <w:rFonts w:ascii="Times New Roman" w:hAnsi="Times New Roman"/>
              </w:rPr>
              <w:t xml:space="preserve">    "contentType": "application/json",</w:t>
            </w:r>
          </w:p>
          <w:p w14:paraId="35BDC4BB" w14:textId="77777777" w:rsidR="00C50F14" w:rsidRPr="00BB7604" w:rsidRDefault="00C50F14" w:rsidP="00C50F14">
            <w:pPr>
              <w:rPr>
                <w:rFonts w:ascii="Times New Roman" w:hAnsi="Times New Roman"/>
              </w:rPr>
            </w:pPr>
            <w:r w:rsidRPr="00BB7604">
              <w:rPr>
                <w:rFonts w:ascii="Times New Roman" w:hAnsi="Times New Roman"/>
              </w:rPr>
              <w:t xml:space="preserve">    "spring_json_header_types": "{\"dqMessageGuid\":\"java.lang.String\",\"correlationId\":\"java.lang.String\",\"contentType\":\"java.lang.String\"}"</w:t>
            </w:r>
          </w:p>
          <w:p w14:paraId="77161EA1" w14:textId="4C30FF18" w:rsidR="00C50F14" w:rsidRPr="00BB7604" w:rsidRDefault="00C50F14" w:rsidP="00C50F14">
            <w:pPr>
              <w:rPr>
                <w:rFonts w:ascii="Times New Roman" w:hAnsi="Times New Roman"/>
              </w:rPr>
            </w:pPr>
            <w:r w:rsidRPr="00BB7604">
              <w:rPr>
                <w:rFonts w:ascii="Times New Roman" w:hAnsi="Times New Roman"/>
              </w:rPr>
              <w:t>}</w:t>
            </w:r>
          </w:p>
        </w:tc>
      </w:tr>
    </w:tbl>
    <w:p w14:paraId="6B5FA8D3" w14:textId="77777777" w:rsidR="00C50F14" w:rsidRPr="00BB7604" w:rsidRDefault="00C50F14" w:rsidP="00C50F14">
      <w:pPr>
        <w:rPr>
          <w:rFonts w:ascii="Times New Roman" w:hAnsi="Times New Roman"/>
        </w:rPr>
      </w:pPr>
    </w:p>
    <w:tbl>
      <w:tblPr>
        <w:tblStyle w:val="TableGrid"/>
        <w:tblW w:w="0" w:type="auto"/>
        <w:tblLook w:val="04A0" w:firstRow="1" w:lastRow="0" w:firstColumn="1" w:lastColumn="0" w:noHBand="0" w:noVBand="1"/>
      </w:tblPr>
      <w:tblGrid>
        <w:gridCol w:w="9627"/>
      </w:tblGrid>
      <w:tr w:rsidR="00C50F14" w:rsidRPr="00BB7604" w14:paraId="33303E8D" w14:textId="77777777" w:rsidTr="00C50F14">
        <w:tc>
          <w:tcPr>
            <w:tcW w:w="9627" w:type="dxa"/>
          </w:tcPr>
          <w:p w14:paraId="25DC378F" w14:textId="77777777" w:rsidR="00C50F14" w:rsidRPr="00BB7604" w:rsidRDefault="00C50F14" w:rsidP="00C50F14">
            <w:pPr>
              <w:rPr>
                <w:rFonts w:ascii="Times New Roman" w:hAnsi="Times New Roman"/>
              </w:rPr>
            </w:pPr>
            <w:r w:rsidRPr="00BB7604">
              <w:rPr>
                <w:rFonts w:ascii="Times New Roman" w:hAnsi="Times New Roman"/>
              </w:rPr>
              <w:t>VALUE: {</w:t>
            </w:r>
          </w:p>
          <w:p w14:paraId="0C4C2139" w14:textId="77777777" w:rsidR="00C50F14" w:rsidRPr="00BB7604" w:rsidRDefault="00C50F14" w:rsidP="00C50F14">
            <w:pPr>
              <w:rPr>
                <w:rFonts w:ascii="Times New Roman" w:hAnsi="Times New Roman"/>
              </w:rPr>
            </w:pPr>
            <w:r w:rsidRPr="00BB7604">
              <w:rPr>
                <w:rFonts w:ascii="Times New Roman" w:hAnsi="Times New Roman"/>
              </w:rPr>
              <w:t xml:space="preserve">    "correlationId": "8ad22d19-b828-40d7-a378-c54aecd6cbab",</w:t>
            </w:r>
          </w:p>
          <w:p w14:paraId="5FA34AFE" w14:textId="77777777" w:rsidR="00C50F14" w:rsidRPr="00BB7604" w:rsidRDefault="00C50F14" w:rsidP="00C50F14">
            <w:pPr>
              <w:rPr>
                <w:rFonts w:ascii="Times New Roman" w:hAnsi="Times New Roman"/>
              </w:rPr>
            </w:pPr>
            <w:r w:rsidRPr="00BB7604">
              <w:rPr>
                <w:rFonts w:ascii="Times New Roman" w:hAnsi="Times New Roman"/>
              </w:rPr>
              <w:t xml:space="preserve">    "appNumber": "2000763",</w:t>
            </w:r>
          </w:p>
          <w:p w14:paraId="1680D076" w14:textId="2DCA70FC" w:rsidR="00C50F14" w:rsidRPr="00BB7604" w:rsidRDefault="00C50F14" w:rsidP="00C50F14">
            <w:pPr>
              <w:rPr>
                <w:rFonts w:ascii="Times New Roman" w:hAnsi="Times New Roman"/>
              </w:rPr>
            </w:pPr>
            <w:r w:rsidRPr="00BB7604">
              <w:rPr>
                <w:rFonts w:ascii="Times New Roman" w:hAnsi="Times New Roman"/>
              </w:rPr>
              <w:t xml:space="preserve">    "stateSysName": "</w:t>
            </w:r>
            <w:r w:rsidR="006B6348" w:rsidRPr="00BB7604">
              <w:rPr>
                <w:rFonts w:ascii="Times New Roman" w:eastAsiaTheme="minorEastAsia" w:hAnsi="Times New Roman"/>
                <w:sz w:val="22"/>
                <w:szCs w:val="22"/>
              </w:rPr>
              <w:t>disbursementRequest</w:t>
            </w:r>
            <w:r w:rsidRPr="00BB7604">
              <w:rPr>
                <w:rFonts w:ascii="Times New Roman" w:hAnsi="Times New Roman"/>
              </w:rPr>
              <w:t>",</w:t>
            </w:r>
          </w:p>
          <w:p w14:paraId="66C9FEB4" w14:textId="77777777" w:rsidR="00C50F14" w:rsidRPr="00BB7604" w:rsidRDefault="00C50F14" w:rsidP="00C50F14">
            <w:pPr>
              <w:rPr>
                <w:rFonts w:ascii="Times New Roman" w:hAnsi="Times New Roman"/>
              </w:rPr>
            </w:pPr>
            <w:r w:rsidRPr="00BB7604">
              <w:rPr>
                <w:rFonts w:ascii="Times New Roman" w:hAnsi="Times New Roman"/>
              </w:rPr>
              <w:t xml:space="preserve">    "status": "FAILED",</w:t>
            </w:r>
          </w:p>
          <w:p w14:paraId="6E3D364D" w14:textId="77777777" w:rsidR="00C50F14" w:rsidRPr="00BB7604" w:rsidRDefault="00C50F14" w:rsidP="00C50F14">
            <w:pPr>
              <w:rPr>
                <w:rFonts w:ascii="Times New Roman" w:hAnsi="Times New Roman"/>
              </w:rPr>
            </w:pPr>
            <w:r w:rsidRPr="00BB7604">
              <w:rPr>
                <w:rFonts w:ascii="Times New Roman" w:hAnsi="Times New Roman"/>
              </w:rPr>
              <w:t xml:space="preserve">    "statusCode": 500,</w:t>
            </w:r>
          </w:p>
          <w:p w14:paraId="3D590BED" w14:textId="08C24512" w:rsidR="00C50F14" w:rsidRPr="00BB7604" w:rsidRDefault="00C50F14" w:rsidP="00C50F14">
            <w:pPr>
              <w:rPr>
                <w:rFonts w:ascii="Times New Roman" w:hAnsi="Times New Roman"/>
              </w:rPr>
            </w:pPr>
            <w:r w:rsidRPr="00BB7604">
              <w:rPr>
                <w:rFonts w:ascii="Times New Roman" w:hAnsi="Times New Roman"/>
              </w:rPr>
              <w:t xml:space="preserve">    "message": "</w:t>
            </w:r>
            <w:r w:rsidR="006B6348" w:rsidRPr="00BB7604">
              <w:rPr>
                <w:rFonts w:ascii="Times New Roman" w:hAnsi="Times New Roman"/>
              </w:rPr>
              <w:t>Text</w:t>
            </w:r>
            <w:r w:rsidRPr="00BB7604">
              <w:rPr>
                <w:rFonts w:ascii="Times New Roman" w:hAnsi="Times New Roman"/>
              </w:rPr>
              <w:t>"</w:t>
            </w:r>
          </w:p>
          <w:p w14:paraId="211EBC73" w14:textId="1C2B68ED" w:rsidR="00C50F14" w:rsidRPr="00BB7604" w:rsidRDefault="00C50F14" w:rsidP="00C50F14">
            <w:pPr>
              <w:rPr>
                <w:rFonts w:ascii="Times New Roman" w:hAnsi="Times New Roman"/>
                <w:b/>
                <w:bCs/>
                <w:color w:val="3F6CAF"/>
                <w:sz w:val="26"/>
                <w:szCs w:val="26"/>
              </w:rPr>
            </w:pPr>
            <w:r w:rsidRPr="00BB7604">
              <w:rPr>
                <w:rFonts w:ascii="Times New Roman" w:hAnsi="Times New Roman"/>
              </w:rPr>
              <w:t>}</w:t>
            </w:r>
          </w:p>
        </w:tc>
      </w:tr>
    </w:tbl>
    <w:p w14:paraId="3028FAE5" w14:textId="77777777" w:rsidR="00EA23D0" w:rsidRPr="00BB7604" w:rsidRDefault="00EA23D0" w:rsidP="00F2156D">
      <w:pPr>
        <w:autoSpaceDE w:val="0"/>
        <w:autoSpaceDN w:val="0"/>
        <w:adjustRightInd w:val="0"/>
        <w:spacing w:after="0" w:line="276" w:lineRule="auto"/>
        <w:rPr>
          <w:rFonts w:ascii="Times New Roman" w:hAnsi="Times New Roman"/>
          <w:b/>
          <w:bCs/>
          <w:color w:val="3F6CAF"/>
          <w:sz w:val="26"/>
          <w:szCs w:val="26"/>
        </w:rPr>
      </w:pPr>
    </w:p>
    <w:p w14:paraId="780709B1" w14:textId="294D6FBF" w:rsidR="00F53CB2" w:rsidRPr="00BB7604" w:rsidRDefault="000E3A47" w:rsidP="000E3A47">
      <w:pPr>
        <w:pStyle w:val="Heading3"/>
        <w:rPr>
          <w:rFonts w:ascii="Times New Roman" w:hAnsi="Times New Roman" w:cs="Times New Roman"/>
          <w:color w:val="auto"/>
          <w:sz w:val="24"/>
          <w:szCs w:val="24"/>
        </w:rPr>
      </w:pPr>
      <w:bookmarkStart w:id="204" w:name="_Toc242709264"/>
      <w:r w:rsidRPr="00BB7604">
        <w:rPr>
          <w:rFonts w:ascii="Times New Roman" w:hAnsi="Times New Roman" w:cs="Times New Roman"/>
          <w:color w:val="auto"/>
          <w:sz w:val="24"/>
          <w:szCs w:val="24"/>
        </w:rPr>
        <w:t>Data Exchange Rules</w:t>
      </w:r>
      <w:bookmarkEnd w:id="204"/>
    </w:p>
    <w:p w14:paraId="6C35DEF9" w14:textId="01010F25" w:rsidR="00E12051" w:rsidRPr="00BB7604" w:rsidRDefault="00E12051" w:rsidP="00E12051">
      <w:pP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Correlation: Each reply message is uniquely correlated with the original command using the correlation identifier ( correlationId ).</w:t>
      </w:r>
    </w:p>
    <w:p w14:paraId="69B7E978" w14:textId="77777777" w:rsidR="00E12051" w:rsidRPr="00BB7604" w:rsidRDefault="00E12051" w:rsidP="00E12051">
      <w:pP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lastRenderedPageBreak/>
        <w:t>Asynchronous processing: Command submission and response receipt occur independently in time. The source system does not block application processing while waiting for the response.</w:t>
      </w:r>
    </w:p>
    <w:p w14:paraId="4F8499E7" w14:textId="77777777" w:rsidR="00E12051" w:rsidRPr="00BB7604" w:rsidRDefault="00E12051" w:rsidP="00E12051">
      <w:pP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Data format: The command and response are exchanged in an agreed structured format. The same encoding rules and field types are used for both message types.</w:t>
      </w:r>
    </w:p>
    <w:p w14:paraId="56911C49" w14:textId="2D110FAE" w:rsidR="000E3A47" w:rsidRPr="00BB7604" w:rsidRDefault="00E12051" w:rsidP="00E12051">
      <w:pP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Delivery guarantees: At-least-once delivery semantics are used. If the same message is delivered more than once, it must not cause the operation to be executed repeatedly or the processing stage to be duplicated.</w:t>
      </w:r>
    </w:p>
    <w:p w14:paraId="3750B41E" w14:textId="54E45120" w:rsidR="00F53CB2" w:rsidRPr="00BB7604" w:rsidRDefault="000E3A47" w:rsidP="000E3A47">
      <w:pPr>
        <w:pStyle w:val="Heading3"/>
        <w:rPr>
          <w:rFonts w:ascii="Times New Roman" w:hAnsi="Times New Roman" w:cs="Times New Roman"/>
          <w:color w:val="auto"/>
          <w:sz w:val="24"/>
          <w:szCs w:val="24"/>
        </w:rPr>
      </w:pPr>
      <w:bookmarkStart w:id="205" w:name="_Toc242709265"/>
      <w:r w:rsidRPr="00BB7604">
        <w:rPr>
          <w:rFonts w:ascii="Times New Roman" w:hAnsi="Times New Roman" w:cs="Times New Roman"/>
          <w:color w:val="auto"/>
          <w:sz w:val="24"/>
          <w:szCs w:val="24"/>
        </w:rPr>
        <w:t>Limitations</w:t>
      </w:r>
      <w:bookmarkEnd w:id="205"/>
    </w:p>
    <w:p w14:paraId="310C5DFC" w14:textId="77777777" w:rsidR="0059504D" w:rsidRPr="00BB7604" w:rsidRDefault="0059504D" w:rsidP="0059504D">
      <w:pPr>
        <w:pBdr>
          <w:bottom w:val="single" w:sz="6" w:space="1" w:color="auto"/>
        </w:pBdr>
        <w:rPr>
          <w:rFonts w:ascii="Times New Roman" w:hAnsi="Times New Roman"/>
        </w:rPr>
      </w:pPr>
    </w:p>
    <w:p w14:paraId="407556B4" w14:textId="4FA4DADD" w:rsidR="0021685C" w:rsidRPr="00BB7604" w:rsidRDefault="0021685C" w:rsidP="0021685C">
      <w:pP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Diasoft’s Scope of Responsibility</w:t>
      </w:r>
    </w:p>
    <w:p w14:paraId="708C1E90" w14:textId="77777777" w:rsidR="0021685C" w:rsidRPr="00BB7604" w:rsidRDefault="0021685C" w:rsidP="0021685C">
      <w:pP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Within the Diasoft solution based on Q.BPM, the following activities are performed:</w:t>
      </w:r>
    </w:p>
    <w:p w14:paraId="4A7D7F16" w14:textId="1470FF51" w:rsidR="0021685C" w:rsidRPr="00BB7604" w:rsidRDefault="0021685C" w:rsidP="0021685C">
      <w:pP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w:t>
      </w:r>
      <w:r w:rsidRPr="00BB7604">
        <w:rPr>
          <w:rFonts w:ascii="Times New Roman" w:eastAsiaTheme="minorEastAsia" w:hAnsi="Times New Roman"/>
          <w:sz w:val="24"/>
        </w:rPr>
        <w:tab/>
        <w:t>generating the outbound message — the command to transfer documents;</w:t>
      </w:r>
    </w:p>
    <w:p w14:paraId="4B8143BC" w14:textId="77777777" w:rsidR="0021685C" w:rsidRPr="00BB7604" w:rsidRDefault="0021685C" w:rsidP="0021685C">
      <w:pP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w:t>
      </w:r>
      <w:r w:rsidRPr="00BB7604">
        <w:rPr>
          <w:rFonts w:ascii="Times New Roman" w:eastAsiaTheme="minorEastAsia" w:hAnsi="Times New Roman"/>
          <w:sz w:val="24"/>
        </w:rPr>
        <w:tab/>
        <w:t>processing the transfer result received in the reply message.</w:t>
      </w:r>
    </w:p>
    <w:p w14:paraId="46D38A73" w14:textId="0385D7D6" w:rsidR="00F60122" w:rsidRPr="00BB7604" w:rsidRDefault="0021685C" w:rsidP="00F60122">
      <w:pPr>
        <w:pBdr>
          <w:bottom w:val="single" w:sz="6" w:space="1" w:color="auto"/>
        </w:pBd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The development and maintenance of the integration adapter are outside Diasoft’s scope of responsibility. The adapter must read m</w:t>
      </w:r>
      <w:r w:rsidR="00C66142" w:rsidRPr="00BB7604">
        <w:rPr>
          <w:rFonts w:ascii="Times New Roman" w:eastAsiaTheme="minorEastAsia" w:hAnsi="Times New Roman"/>
          <w:sz w:val="24"/>
        </w:rPr>
        <w:t>essages from the command topic</w:t>
      </w:r>
      <w:r w:rsidRPr="00BB7604">
        <w:rPr>
          <w:rFonts w:ascii="Times New Roman" w:eastAsiaTheme="minorEastAsia" w:hAnsi="Times New Roman"/>
          <w:sz w:val="24"/>
        </w:rPr>
        <w:t>, generate reply messages, and publish them.</w:t>
      </w:r>
    </w:p>
    <w:p w14:paraId="20A96FB7" w14:textId="77777777" w:rsidR="00F60122" w:rsidRPr="00BB7604" w:rsidRDefault="00F60122" w:rsidP="00F60122">
      <w:pPr>
        <w:pBdr>
          <w:bottom w:val="single" w:sz="6" w:space="1" w:color="auto"/>
        </w:pBdr>
        <w:spacing w:after="200" w:line="360" w:lineRule="auto"/>
        <w:jc w:val="both"/>
        <w:rPr>
          <w:rFonts w:ascii="Times New Roman" w:eastAsiaTheme="minorEastAsia" w:hAnsi="Times New Roman"/>
          <w:sz w:val="24"/>
        </w:rPr>
      </w:pPr>
    </w:p>
    <w:p w14:paraId="548D9D0B" w14:textId="77777777" w:rsidR="00F60122" w:rsidRPr="00BB7604" w:rsidRDefault="00F60122" w:rsidP="00F60122">
      <w:pPr>
        <w:pBdr>
          <w:bottom w:val="single" w:sz="6" w:space="1" w:color="auto"/>
        </w:pBd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Attributes of the command topic that will be implemented in Phase 1.2:</w:t>
      </w:r>
    </w:p>
    <w:p w14:paraId="57CEA169" w14:textId="74235BB1" w:rsidR="00F60122" w:rsidRPr="00BB7604" w:rsidRDefault="00F60122" w:rsidP="00F60122">
      <w:pPr>
        <w:pBdr>
          <w:bottom w:val="single" w:sz="6" w:space="1" w:color="auto"/>
        </w:pBd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w:t>
      </w:r>
      <w:r w:rsidRPr="00BB7604">
        <w:rPr>
          <w:rFonts w:ascii="Times New Roman" w:eastAsiaTheme="minorEastAsia" w:hAnsi="Times New Roman"/>
          <w:sz w:val="24"/>
        </w:rPr>
        <w:tab/>
        <w:t>The  disbursementRequest  object after connecting the Disbursement Request form.</w:t>
      </w:r>
    </w:p>
    <w:p w14:paraId="6CF9CA35" w14:textId="671B9DA4" w:rsidR="00F60122" w:rsidRPr="00BB7604" w:rsidRDefault="00F60122" w:rsidP="00F60122">
      <w:pPr>
        <w:pBdr>
          <w:bottom w:val="single" w:sz="6" w:space="1" w:color="auto"/>
        </w:pBd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w:t>
      </w:r>
      <w:r w:rsidRPr="00BB7604">
        <w:rPr>
          <w:rFonts w:ascii="Times New Roman" w:eastAsiaTheme="minorEastAsia" w:hAnsi="Times New Roman"/>
          <w:sz w:val="24"/>
        </w:rPr>
        <w:tab/>
        <w:t>Securities in the Collateral section.</w:t>
      </w:r>
    </w:p>
    <w:p w14:paraId="2BD86957" w14:textId="77777777" w:rsidR="00D41A50" w:rsidRPr="00BB7604" w:rsidRDefault="00D41A50" w:rsidP="00F60122">
      <w:pPr>
        <w:pBdr>
          <w:bottom w:val="single" w:sz="6" w:space="1" w:color="auto"/>
        </w:pBdr>
        <w:spacing w:after="200" w:line="360" w:lineRule="auto"/>
        <w:jc w:val="both"/>
        <w:rPr>
          <w:rFonts w:ascii="Times New Roman" w:eastAsiaTheme="minorEastAsia" w:hAnsi="Times New Roman"/>
          <w:sz w:val="24"/>
        </w:rPr>
      </w:pPr>
    </w:p>
    <w:p w14:paraId="3FFBFEF7" w14:textId="2FDD16DA" w:rsidR="0059504D" w:rsidRPr="00BB7604" w:rsidRDefault="00C54A05" w:rsidP="00F60122">
      <w:pPr>
        <w:pBdr>
          <w:bottom w:val="single" w:sz="6" w:space="1" w:color="auto"/>
        </w:pBd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The difference in HEADER attributes between the command and the reply is permissible and does not affect the operability of the solution.</w:t>
      </w:r>
    </w:p>
    <w:p w14:paraId="48F775B8" w14:textId="3E4D0CD9" w:rsidR="00EC7688" w:rsidRPr="00BB7604" w:rsidRDefault="005A1C26" w:rsidP="005A1C26">
      <w:pPr>
        <w:pStyle w:val="Heading2"/>
        <w:rPr>
          <w:rFonts w:ascii="Times New Roman" w:hAnsi="Times New Roman" w:cs="Times New Roman"/>
        </w:rPr>
      </w:pPr>
      <w:bookmarkStart w:id="206" w:name="_Toc242709266"/>
      <w:r w:rsidRPr="00BB7604">
        <w:rPr>
          <w:rFonts w:ascii="Times New Roman" w:hAnsi="Times New Roman" w:cs="Times New Roman"/>
        </w:rPr>
        <w:t>BPM</w:t>
      </w:r>
      <w:r w:rsidR="00EF3C37" w:rsidRPr="00BB7604">
        <w:rPr>
          <w:rFonts w:ascii="Times New Roman" w:hAnsi="Times New Roman" w:cs="Times New Roman"/>
        </w:rPr>
        <w:t xml:space="preserve"> </w:t>
      </w:r>
      <w:r w:rsidRPr="00BB7604">
        <w:rPr>
          <w:rFonts w:ascii="Times New Roman" w:hAnsi="Times New Roman" w:cs="Times New Roman"/>
        </w:rPr>
        <w:t>Disbursement Request and Response</w:t>
      </w:r>
      <w:bookmarkEnd w:id="206"/>
    </w:p>
    <w:p w14:paraId="3AD420B7" w14:textId="03EE008D" w:rsidR="00D80205" w:rsidRPr="00BB7604" w:rsidRDefault="00D80205" w:rsidP="00D80205">
      <w:pP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 xml:space="preserve">The Disbursement Request subprocess ( disbursementRequest ) is an integral part of the main loan origination business process. </w:t>
      </w:r>
    </w:p>
    <w:p w14:paraId="2F217007" w14:textId="10EFDCEF" w:rsidR="00871680" w:rsidRPr="00BB7604" w:rsidRDefault="00871680" w:rsidP="00871680">
      <w:pPr>
        <w:pStyle w:val="Heading3"/>
        <w:rPr>
          <w:rFonts w:ascii="Times New Roman" w:hAnsi="Times New Roman" w:cs="Times New Roman"/>
          <w:color w:val="auto"/>
        </w:rPr>
      </w:pPr>
      <w:bookmarkStart w:id="207" w:name="_Toc242709267"/>
      <w:r w:rsidRPr="00BB7604">
        <w:rPr>
          <w:rFonts w:ascii="Times New Roman" w:hAnsi="Times New Roman" w:cs="Times New Roman"/>
          <w:color w:val="auto"/>
        </w:rPr>
        <w:lastRenderedPageBreak/>
        <w:t>Process flow</w:t>
      </w:r>
      <w:bookmarkEnd w:id="207"/>
    </w:p>
    <w:p w14:paraId="3140E9F4" w14:textId="56F67EB6" w:rsidR="003E7BD1" w:rsidRPr="00BB7604" w:rsidRDefault="003E7BD1" w:rsidP="003E7BD1">
      <w:pPr>
        <w:rPr>
          <w:rFonts w:ascii="Times New Roman" w:eastAsiaTheme="minorEastAsia" w:hAnsi="Times New Roman"/>
          <w:color w:val="FF0000"/>
          <w:sz w:val="24"/>
        </w:rPr>
      </w:pPr>
      <w:r w:rsidRPr="00BB7604">
        <w:rPr>
          <w:rFonts w:ascii="Times New Roman" w:eastAsiaTheme="minorEastAsia" w:hAnsi="Times New Roman"/>
          <w:color w:val="FF0000"/>
          <w:sz w:val="24"/>
        </w:rPr>
        <w:t>Phase 1.1.</w:t>
      </w:r>
    </w:p>
    <w:p w14:paraId="7BF18DAC" w14:textId="1A2FD7EC" w:rsidR="00871680" w:rsidRPr="00BB7604" w:rsidRDefault="00261236" w:rsidP="00D80205">
      <w:pP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We are implementing an automated process. The process flow is described below:</w:t>
      </w:r>
    </w:p>
    <w:tbl>
      <w:tblPr>
        <w:tblW w:w="5000" w:type="pct"/>
        <w:tblInd w:w="-10" w:type="dxa"/>
        <w:tblBorders>
          <w:top w:val="nil"/>
          <w:left w:val="nil"/>
          <w:right w:val="nil"/>
        </w:tblBorders>
        <w:tblLayout w:type="fixed"/>
        <w:tblCellMar>
          <w:top w:w="57" w:type="dxa"/>
          <w:bottom w:w="57" w:type="dxa"/>
        </w:tblCellMar>
        <w:tblLook w:val="0000" w:firstRow="0" w:lastRow="0" w:firstColumn="0" w:lastColumn="0" w:noHBand="0" w:noVBand="0"/>
      </w:tblPr>
      <w:tblGrid>
        <w:gridCol w:w="1516"/>
        <w:gridCol w:w="3162"/>
        <w:gridCol w:w="4670"/>
        <w:gridCol w:w="269"/>
      </w:tblGrid>
      <w:tr w:rsidR="005A1C26" w:rsidRPr="00BB7604" w14:paraId="1F24B5FF" w14:textId="77777777" w:rsidTr="005A1C26">
        <w:tc>
          <w:tcPr>
            <w:tcW w:w="1556"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80" w:type="nil"/>
              <w:left w:w="80" w:type="nil"/>
              <w:bottom w:w="80" w:type="nil"/>
              <w:right w:w="80" w:type="nil"/>
            </w:tcMar>
          </w:tcPr>
          <w:p w14:paraId="7AD86F7E" w14:textId="77777777" w:rsidR="005A1C26" w:rsidRPr="00BB7604" w:rsidRDefault="005A1C26" w:rsidP="005A1C26">
            <w:pPr>
              <w:autoSpaceDE w:val="0"/>
              <w:autoSpaceDN w:val="0"/>
              <w:adjustRightInd w:val="0"/>
              <w:spacing w:after="200" w:line="360" w:lineRule="auto"/>
              <w:rPr>
                <w:rFonts w:ascii="Times New Roman" w:hAnsi="Times New Roman"/>
                <w:b/>
                <w:sz w:val="22"/>
                <w:szCs w:val="22"/>
                <w:lang w:val="ru-RU"/>
              </w:rPr>
            </w:pPr>
            <w:r w:rsidRPr="00BB7604">
              <w:rPr>
                <w:rFonts w:ascii="Times New Roman" w:eastAsiaTheme="minorEastAsia" w:hAnsi="Times New Roman"/>
                <w:b/>
                <w:sz w:val="22"/>
                <w:szCs w:val="22"/>
              </w:rPr>
              <w:t>Step</w:t>
            </w:r>
          </w:p>
        </w:tc>
        <w:tc>
          <w:tcPr>
            <w:tcW w:w="3253"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80" w:type="nil"/>
              <w:left w:w="80" w:type="nil"/>
              <w:bottom w:w="80" w:type="nil"/>
              <w:right w:w="80" w:type="nil"/>
            </w:tcMar>
          </w:tcPr>
          <w:p w14:paraId="5C3A3726" w14:textId="77777777" w:rsidR="005A1C26" w:rsidRPr="00BB7604" w:rsidRDefault="005A1C26" w:rsidP="005A1C26">
            <w:pPr>
              <w:autoSpaceDE w:val="0"/>
              <w:autoSpaceDN w:val="0"/>
              <w:adjustRightInd w:val="0"/>
              <w:spacing w:after="0" w:line="360" w:lineRule="auto"/>
              <w:rPr>
                <w:rFonts w:ascii="Times New Roman" w:hAnsi="Times New Roman"/>
                <w:b/>
                <w:sz w:val="22"/>
                <w:szCs w:val="22"/>
                <w:lang w:val="ru-RU"/>
              </w:rPr>
            </w:pPr>
            <w:r w:rsidRPr="00BB7604">
              <w:rPr>
                <w:rFonts w:ascii="Times New Roman" w:eastAsiaTheme="minorEastAsia" w:hAnsi="Times New Roman"/>
                <w:b/>
                <w:sz w:val="22"/>
                <w:szCs w:val="22"/>
              </w:rPr>
              <w:t>Name</w:t>
            </w:r>
          </w:p>
        </w:tc>
        <w:tc>
          <w:tcPr>
            <w:tcW w:w="4808" w:type="dxa"/>
            <w:gridSpan w:val="2"/>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80" w:type="nil"/>
              <w:left w:w="80" w:type="nil"/>
              <w:bottom w:w="80" w:type="nil"/>
              <w:right w:w="80" w:type="nil"/>
            </w:tcMar>
          </w:tcPr>
          <w:p w14:paraId="406288BE" w14:textId="77777777" w:rsidR="005A1C26" w:rsidRPr="00BB7604" w:rsidRDefault="005A1C26" w:rsidP="005A1C26">
            <w:pPr>
              <w:autoSpaceDE w:val="0"/>
              <w:autoSpaceDN w:val="0"/>
              <w:adjustRightInd w:val="0"/>
              <w:spacing w:after="0" w:line="360" w:lineRule="auto"/>
              <w:rPr>
                <w:rFonts w:ascii="Times New Roman" w:hAnsi="Times New Roman"/>
                <w:b/>
                <w:sz w:val="22"/>
                <w:szCs w:val="22"/>
                <w:lang w:val="ru-RU"/>
              </w:rPr>
            </w:pPr>
            <w:r w:rsidRPr="00BB7604">
              <w:rPr>
                <w:rFonts w:ascii="Times New Roman" w:eastAsiaTheme="minorEastAsia" w:hAnsi="Times New Roman"/>
                <w:b/>
                <w:sz w:val="22"/>
                <w:szCs w:val="22"/>
              </w:rPr>
              <w:t>Description</w:t>
            </w:r>
          </w:p>
        </w:tc>
      </w:tr>
      <w:tr w:rsidR="00170DDB" w:rsidRPr="00BB7604" w14:paraId="27C91924" w14:textId="77777777" w:rsidTr="005A1C26">
        <w:tblPrEx>
          <w:tblBorders>
            <w:top w:val="none" w:sz="0" w:space="0" w:color="auto"/>
          </w:tblBorders>
        </w:tblPrEx>
        <w:tc>
          <w:tcPr>
            <w:tcW w:w="155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E66AA5D" w14:textId="2AE3405C" w:rsidR="00170DDB" w:rsidRPr="00BB7604" w:rsidRDefault="00170DDB" w:rsidP="00170DDB">
            <w:pPr>
              <w:autoSpaceDE w:val="0"/>
              <w:autoSpaceDN w:val="0"/>
              <w:adjustRightInd w:val="0"/>
              <w:spacing w:after="0" w:line="360" w:lineRule="auto"/>
              <w:rPr>
                <w:rFonts w:ascii="Times New Roman" w:hAnsi="Times New Roman"/>
                <w:sz w:val="22"/>
                <w:szCs w:val="22"/>
                <w:lang w:val="ru-RU"/>
              </w:rPr>
            </w:pPr>
            <w:r>
              <w:t>2</w:t>
            </w:r>
          </w:p>
        </w:tc>
        <w:tc>
          <w:tcPr>
            <w:tcW w:w="3253"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3A28A81" w14:textId="3F284FD0" w:rsidR="00170DDB" w:rsidRPr="00BB7604" w:rsidRDefault="00170DDB" w:rsidP="00170DDB">
            <w:pPr>
              <w:autoSpaceDE w:val="0"/>
              <w:autoSpaceDN w:val="0"/>
              <w:adjustRightInd w:val="0"/>
              <w:spacing w:after="0" w:line="360" w:lineRule="auto"/>
              <w:rPr>
                <w:rFonts w:ascii="Times New Roman" w:hAnsi="Times New Roman"/>
                <w:sz w:val="22"/>
                <w:szCs w:val="22"/>
                <w:lang w:val="ru-RU"/>
              </w:rPr>
            </w:pPr>
            <w:r w:rsidRPr="00D04B6A">
              <w:t>Process start</w:t>
            </w:r>
          </w:p>
        </w:tc>
        <w:tc>
          <w:tcPr>
            <w:tcW w:w="4808" w:type="dxa"/>
            <w:gridSpan w:val="2"/>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DA82CBD" w14:textId="4D97702A" w:rsidR="00170DDB" w:rsidRPr="00170DDB" w:rsidRDefault="00170DDB" w:rsidP="00170DDB">
            <w:pPr>
              <w:autoSpaceDE w:val="0"/>
              <w:autoSpaceDN w:val="0"/>
              <w:adjustRightInd w:val="0"/>
              <w:spacing w:after="0" w:line="360" w:lineRule="auto"/>
              <w:rPr>
                <w:rFonts w:ascii="Times New Roman" w:hAnsi="Times New Roman"/>
                <w:sz w:val="22"/>
                <w:szCs w:val="22"/>
              </w:rPr>
            </w:pPr>
            <w:r w:rsidRPr="00D04B6A">
              <w:t>The process starts automatically when the application reaches the disbursementRequest state (in Phase 1.1 — without user involvement; the UI form will be connected in Phase 1.2).</w:t>
            </w:r>
          </w:p>
        </w:tc>
      </w:tr>
      <w:tr w:rsidR="00170DDB" w:rsidRPr="00BB7604" w14:paraId="0C0D68A2" w14:textId="77777777" w:rsidTr="005A1C26">
        <w:tblPrEx>
          <w:tblBorders>
            <w:top w:val="none" w:sz="0" w:space="0" w:color="auto"/>
          </w:tblBorders>
        </w:tblPrEx>
        <w:tc>
          <w:tcPr>
            <w:tcW w:w="155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68D642AE" w14:textId="6E11A8F3" w:rsidR="00170DDB" w:rsidRPr="00BB7604" w:rsidRDefault="00170DDB" w:rsidP="00170DDB">
            <w:pPr>
              <w:autoSpaceDE w:val="0"/>
              <w:autoSpaceDN w:val="0"/>
              <w:adjustRightInd w:val="0"/>
              <w:spacing w:after="0" w:line="360" w:lineRule="auto"/>
              <w:rPr>
                <w:rFonts w:ascii="Times New Roman" w:hAnsi="Times New Roman"/>
                <w:sz w:val="22"/>
                <w:szCs w:val="22"/>
                <w:lang w:val="ru-RU"/>
              </w:rPr>
            </w:pPr>
            <w:r>
              <w:t>3</w:t>
            </w:r>
          </w:p>
        </w:tc>
        <w:tc>
          <w:tcPr>
            <w:tcW w:w="3253"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EC90DC9" w14:textId="1B805840" w:rsidR="00170DDB" w:rsidRPr="00170DDB" w:rsidRDefault="00170DDB" w:rsidP="00170DDB">
            <w:pPr>
              <w:autoSpaceDE w:val="0"/>
              <w:autoSpaceDN w:val="0"/>
              <w:adjustRightInd w:val="0"/>
              <w:spacing w:after="0" w:line="360" w:lineRule="auto"/>
              <w:rPr>
                <w:rFonts w:ascii="Times New Roman" w:hAnsi="Times New Roman"/>
                <w:sz w:val="22"/>
                <w:szCs w:val="22"/>
              </w:rPr>
            </w:pPr>
            <w:r w:rsidRPr="00D04B6A">
              <w:t>Sending the message to Kafka</w:t>
            </w:r>
          </w:p>
        </w:tc>
        <w:tc>
          <w:tcPr>
            <w:tcW w:w="4808" w:type="dxa"/>
            <w:gridSpan w:val="2"/>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222CC8A" w14:textId="4424C611" w:rsidR="00170DDB" w:rsidRPr="00170DDB" w:rsidRDefault="00170DDB" w:rsidP="00170DDB">
            <w:pPr>
              <w:autoSpaceDE w:val="0"/>
              <w:autoSpaceDN w:val="0"/>
              <w:adjustRightInd w:val="0"/>
              <w:spacing w:after="0" w:line="360" w:lineRule="auto"/>
              <w:rPr>
                <w:rFonts w:ascii="Times New Roman" w:hAnsi="Times New Roman"/>
                <w:sz w:val="22"/>
                <w:szCs w:val="22"/>
              </w:rPr>
            </w:pPr>
            <w:r w:rsidRPr="00D04B6A">
              <w:t>The system generates the command message (qlapin-bpm-disbursement-command) with the application data and publishes it to the Kafka command topic. The processing stage bpmDisbursementRequest (BPM Disbursement Request, Result: Requested) is created in the application.</w:t>
            </w:r>
          </w:p>
        </w:tc>
      </w:tr>
      <w:tr w:rsidR="00170DDB" w:rsidRPr="00BB7604" w14:paraId="7722EAB9" w14:textId="77777777" w:rsidTr="005A1C26">
        <w:tblPrEx>
          <w:tblBorders>
            <w:top w:val="none" w:sz="0" w:space="0" w:color="auto"/>
          </w:tblBorders>
        </w:tblPrEx>
        <w:tc>
          <w:tcPr>
            <w:tcW w:w="155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973BF8E" w14:textId="3B668AFA" w:rsidR="00170DDB" w:rsidRPr="00BB7604" w:rsidRDefault="00170DDB" w:rsidP="00170DDB">
            <w:pPr>
              <w:autoSpaceDE w:val="0"/>
              <w:autoSpaceDN w:val="0"/>
              <w:adjustRightInd w:val="0"/>
              <w:spacing w:after="0" w:line="360" w:lineRule="auto"/>
              <w:rPr>
                <w:rFonts w:ascii="Times New Roman" w:hAnsi="Times New Roman"/>
                <w:sz w:val="22"/>
                <w:szCs w:val="22"/>
                <w:lang w:val="ru-RU"/>
              </w:rPr>
            </w:pPr>
            <w:r>
              <w:t>4</w:t>
            </w:r>
          </w:p>
        </w:tc>
        <w:tc>
          <w:tcPr>
            <w:tcW w:w="3253"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68889DF7" w14:textId="0A42A3C7" w:rsidR="00170DDB" w:rsidRPr="00170DDB" w:rsidRDefault="00170DDB" w:rsidP="00170DDB">
            <w:pPr>
              <w:autoSpaceDE w:val="0"/>
              <w:autoSpaceDN w:val="0"/>
              <w:adjustRightInd w:val="0"/>
              <w:spacing w:after="0" w:line="360" w:lineRule="auto"/>
              <w:rPr>
                <w:rFonts w:ascii="Times New Roman" w:hAnsi="Times New Roman"/>
                <w:sz w:val="22"/>
                <w:szCs w:val="22"/>
              </w:rPr>
            </w:pPr>
            <w:r w:rsidRPr="00D04B6A">
              <w:t>Waiting for the reply message from Kafka</w:t>
            </w:r>
          </w:p>
        </w:tc>
        <w:tc>
          <w:tcPr>
            <w:tcW w:w="4808" w:type="dxa"/>
            <w:gridSpan w:val="2"/>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C20F34E" w14:textId="2509BA00" w:rsidR="00170DDB" w:rsidRPr="00BB7604" w:rsidRDefault="00170DDB" w:rsidP="00170DDB">
            <w:pPr>
              <w:autoSpaceDE w:val="0"/>
              <w:autoSpaceDN w:val="0"/>
              <w:adjustRightInd w:val="0"/>
              <w:spacing w:after="0" w:line="360" w:lineRule="auto"/>
              <w:rPr>
                <w:rFonts w:ascii="Times New Roman" w:hAnsi="Times New Roman"/>
                <w:sz w:val="22"/>
                <w:szCs w:val="22"/>
              </w:rPr>
            </w:pPr>
            <w:r w:rsidRPr="00D04B6A">
              <w:t>The system listens to the reply topic and waits for the reply message (qlapin-bpm-disbursement-reply) correlated by correlationId. The waiting is performed in the background and does not block application processing.</w:t>
            </w:r>
          </w:p>
        </w:tc>
      </w:tr>
      <w:tr w:rsidR="00170DDB" w:rsidRPr="00CE2199" w14:paraId="1C8F7A28" w14:textId="77777777" w:rsidTr="005A1C26">
        <w:tblPrEx>
          <w:tblBorders>
            <w:top w:val="none" w:sz="0" w:space="0" w:color="auto"/>
          </w:tblBorders>
        </w:tblPrEx>
        <w:tc>
          <w:tcPr>
            <w:tcW w:w="155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1193B0EC" w14:textId="7E11EB4F" w:rsidR="00170DDB" w:rsidRPr="00BB7604" w:rsidRDefault="00170DDB" w:rsidP="00170DDB">
            <w:pPr>
              <w:autoSpaceDE w:val="0"/>
              <w:autoSpaceDN w:val="0"/>
              <w:adjustRightInd w:val="0"/>
              <w:spacing w:after="0" w:line="360" w:lineRule="auto"/>
              <w:rPr>
                <w:rFonts w:ascii="Times New Roman" w:hAnsi="Times New Roman"/>
                <w:sz w:val="22"/>
                <w:szCs w:val="22"/>
                <w:lang w:val="ru-RU"/>
              </w:rPr>
            </w:pPr>
            <w:r>
              <w:t>5</w:t>
            </w:r>
          </w:p>
        </w:tc>
        <w:tc>
          <w:tcPr>
            <w:tcW w:w="3253"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69F70EFF" w14:textId="27CE9D97" w:rsidR="00170DDB" w:rsidRPr="00BB7604" w:rsidRDefault="00170DDB" w:rsidP="00170DDB">
            <w:pPr>
              <w:autoSpaceDE w:val="0"/>
              <w:autoSpaceDN w:val="0"/>
              <w:adjustRightInd w:val="0"/>
              <w:spacing w:after="0" w:line="360" w:lineRule="auto"/>
              <w:rPr>
                <w:rFonts w:ascii="Times New Roman" w:hAnsi="Times New Roman"/>
                <w:sz w:val="22"/>
                <w:szCs w:val="22"/>
                <w:lang w:val="ru-RU"/>
              </w:rPr>
            </w:pPr>
            <w:commentRangeStart w:id="208"/>
            <w:commentRangeStart w:id="209"/>
            <w:commentRangeStart w:id="210"/>
            <w:commentRangeStart w:id="211"/>
            <w:r w:rsidRPr="00D04B6A">
              <w:t>Creating the processing stage</w:t>
            </w:r>
            <w:commentRangeEnd w:id="208"/>
            <w:r w:rsidR="00466F1C">
              <w:rPr>
                <w:rStyle w:val="CommentReference"/>
              </w:rPr>
              <w:commentReference w:id="208"/>
            </w:r>
            <w:commentRangeEnd w:id="209"/>
            <w:r w:rsidR="00D22373">
              <w:rPr>
                <w:rStyle w:val="CommentReference"/>
              </w:rPr>
              <w:commentReference w:id="209"/>
            </w:r>
            <w:commentRangeEnd w:id="210"/>
            <w:r w:rsidR="00045F64">
              <w:rPr>
                <w:rStyle w:val="CommentReference"/>
              </w:rPr>
              <w:commentReference w:id="210"/>
            </w:r>
            <w:commentRangeEnd w:id="211"/>
            <w:r w:rsidR="002541D0">
              <w:rPr>
                <w:rStyle w:val="CommentReference"/>
              </w:rPr>
              <w:commentReference w:id="211"/>
            </w:r>
          </w:p>
        </w:tc>
        <w:tc>
          <w:tcPr>
            <w:tcW w:w="4808" w:type="dxa"/>
            <w:gridSpan w:val="2"/>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4EBF690" w14:textId="077A7429" w:rsidR="00D22373" w:rsidRDefault="00170DDB" w:rsidP="00170DDB">
            <w:pPr>
              <w:autoSpaceDE w:val="0"/>
              <w:autoSpaceDN w:val="0"/>
              <w:adjustRightInd w:val="0"/>
              <w:spacing w:after="0" w:line="360" w:lineRule="auto"/>
            </w:pPr>
            <w:r w:rsidRPr="00D04B6A">
              <w:t>Upon receiving the reply, the system creates a proces</w:t>
            </w:r>
            <w:r w:rsidR="00D22373">
              <w:t>sing stage based on the result:</w:t>
            </w:r>
          </w:p>
          <w:p w14:paraId="1CB54E4A" w14:textId="7FC7032F" w:rsidR="00E54E73" w:rsidRPr="00E54E73" w:rsidRDefault="00E54E73" w:rsidP="00E54E73">
            <w:pPr>
              <w:autoSpaceDE w:val="0"/>
              <w:autoSpaceDN w:val="0"/>
              <w:adjustRightInd w:val="0"/>
              <w:spacing w:after="0" w:line="360" w:lineRule="auto"/>
            </w:pPr>
            <w:r w:rsidRPr="00E54E73">
              <w:t xml:space="preserve">SUCCESS </w:t>
            </w:r>
          </w:p>
          <w:p w14:paraId="129CB03C" w14:textId="10D22E6B" w:rsidR="00E54E73" w:rsidRPr="00E54E73" w:rsidRDefault="00E54E73" w:rsidP="00E54E73">
            <w:pPr>
              <w:autoSpaceDE w:val="0"/>
              <w:autoSpaceDN w:val="0"/>
              <w:adjustRightInd w:val="0"/>
              <w:spacing w:after="0" w:line="360" w:lineRule="auto"/>
            </w:pPr>
            <w:r w:rsidRPr="00E54E73">
              <w:t xml:space="preserve">→ stage bpmDisbursementCompleted (BPM </w:t>
            </w:r>
          </w:p>
          <w:p w14:paraId="2021A013" w14:textId="6A4B7A96" w:rsidR="00E54E73" w:rsidRPr="00E54E73" w:rsidRDefault="00E54E73" w:rsidP="00E54E73">
            <w:pPr>
              <w:autoSpaceDE w:val="0"/>
              <w:autoSpaceDN w:val="0"/>
              <w:adjustRightInd w:val="0"/>
              <w:spacing w:after="0" w:line="360" w:lineRule="auto"/>
            </w:pPr>
            <w:r w:rsidRPr="00E54E73">
              <w:t xml:space="preserve">Disbursement Completed, Result: Completed); </w:t>
            </w:r>
          </w:p>
          <w:p w14:paraId="4506CE2C" w14:textId="6CAAC3C7" w:rsidR="00E54E73" w:rsidRPr="00E54E73" w:rsidRDefault="00E54E73" w:rsidP="00E54E73">
            <w:pPr>
              <w:autoSpaceDE w:val="0"/>
              <w:autoSpaceDN w:val="0"/>
              <w:adjustRightInd w:val="0"/>
              <w:spacing w:after="0" w:line="360" w:lineRule="auto"/>
            </w:pPr>
            <w:r w:rsidRPr="00E54E73">
              <w:t xml:space="preserve">FAILED </w:t>
            </w:r>
          </w:p>
          <w:p w14:paraId="3CC10EB9" w14:textId="08E636DF" w:rsidR="00E54E73" w:rsidRPr="00E54E73" w:rsidRDefault="00E54E73" w:rsidP="00E54E73">
            <w:pPr>
              <w:autoSpaceDE w:val="0"/>
              <w:autoSpaceDN w:val="0"/>
              <w:adjustRightInd w:val="0"/>
              <w:spacing w:after="0" w:line="360" w:lineRule="auto"/>
            </w:pPr>
            <w:r w:rsidRPr="00E54E73">
              <w:t>→</w:t>
            </w:r>
            <w:r>
              <w:t xml:space="preserve"> </w:t>
            </w:r>
            <w:r w:rsidRPr="00E54E73">
              <w:t xml:space="preserve">stage bpmDisbursementFailed (BPM </w:t>
            </w:r>
          </w:p>
          <w:p w14:paraId="46072E7E" w14:textId="45F451FA" w:rsidR="00CE2199" w:rsidRPr="00CE2199" w:rsidRDefault="00E54E73" w:rsidP="00170DDB">
            <w:pPr>
              <w:autoSpaceDE w:val="0"/>
              <w:autoSpaceDN w:val="0"/>
              <w:adjustRightInd w:val="0"/>
              <w:spacing w:after="0" w:line="360" w:lineRule="auto"/>
            </w:pPr>
            <w:r w:rsidRPr="00E54E73">
              <w:t>Disbursement Failed, Result: Failed).</w:t>
            </w:r>
          </w:p>
        </w:tc>
      </w:tr>
      <w:tr w:rsidR="00FF5D1F" w:rsidRPr="00CE2199" w14:paraId="7661BD6C" w14:textId="77777777" w:rsidTr="005A1C26">
        <w:tblPrEx>
          <w:tblBorders>
            <w:top w:val="none" w:sz="0" w:space="0" w:color="auto"/>
          </w:tblBorders>
        </w:tblPrEx>
        <w:trPr>
          <w:gridAfter w:val="1"/>
          <w:wAfter w:w="277" w:type="dxa"/>
        </w:trPr>
        <w:tc>
          <w:tcPr>
            <w:tcW w:w="155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474E16F7" w14:textId="7A58479E" w:rsidR="00170DDB" w:rsidRPr="00CE2199" w:rsidRDefault="00170DDB" w:rsidP="00170DDB">
            <w:pPr>
              <w:autoSpaceDE w:val="0"/>
              <w:autoSpaceDN w:val="0"/>
              <w:adjustRightInd w:val="0"/>
              <w:spacing w:after="0" w:line="360" w:lineRule="auto"/>
              <w:rPr>
                <w:rFonts w:ascii="Times New Roman" w:hAnsi="Times New Roman"/>
                <w:sz w:val="22"/>
                <w:szCs w:val="22"/>
              </w:rPr>
            </w:pPr>
            <w:r w:rsidRPr="00CE2199">
              <w:t>6</w:t>
            </w:r>
          </w:p>
        </w:tc>
        <w:tc>
          <w:tcPr>
            <w:tcW w:w="3253"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19D3D1AE" w14:textId="1DD3FE36" w:rsidR="00170DDB" w:rsidRPr="00CE2199" w:rsidRDefault="00170DDB" w:rsidP="00170DDB">
            <w:pPr>
              <w:autoSpaceDE w:val="0"/>
              <w:autoSpaceDN w:val="0"/>
              <w:adjustRightInd w:val="0"/>
              <w:spacing w:after="0" w:line="360" w:lineRule="auto"/>
              <w:rPr>
                <w:rFonts w:ascii="Times New Roman" w:hAnsi="Times New Roman"/>
                <w:sz w:val="22"/>
                <w:szCs w:val="22"/>
              </w:rPr>
            </w:pPr>
            <w:r w:rsidRPr="00D04B6A">
              <w:t>Processing</w:t>
            </w:r>
            <w:r w:rsidRPr="00CE2199">
              <w:t xml:space="preserve"> </w:t>
            </w:r>
            <w:r w:rsidRPr="00D04B6A">
              <w:t>the</w:t>
            </w:r>
            <w:r w:rsidRPr="00CE2199">
              <w:t xml:space="preserve"> </w:t>
            </w:r>
            <w:r w:rsidRPr="00D04B6A">
              <w:t>result</w:t>
            </w:r>
          </w:p>
        </w:tc>
        <w:tc>
          <w:tcPr>
            <w:tcW w:w="4808"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6E1FD2C8" w14:textId="3E05AD27" w:rsidR="00170DDB" w:rsidRPr="00CE2199" w:rsidRDefault="00170DDB" w:rsidP="00170DDB">
            <w:pPr>
              <w:autoSpaceDE w:val="0"/>
              <w:autoSpaceDN w:val="0"/>
              <w:adjustRightInd w:val="0"/>
              <w:spacing w:after="0" w:line="360" w:lineRule="auto"/>
              <w:rPr>
                <w:rFonts w:ascii="Times New Roman" w:hAnsi="Times New Roman"/>
                <w:sz w:val="22"/>
                <w:szCs w:val="22"/>
              </w:rPr>
            </w:pPr>
            <w:r w:rsidRPr="00D04B6A">
              <w:t>The</w:t>
            </w:r>
            <w:r w:rsidRPr="00CE2199">
              <w:t xml:space="preserve"> </w:t>
            </w:r>
            <w:r w:rsidRPr="00D04B6A">
              <w:t>system</w:t>
            </w:r>
            <w:r w:rsidRPr="00CE2199">
              <w:t xml:space="preserve"> </w:t>
            </w:r>
            <w:r w:rsidRPr="00D04B6A">
              <w:t>processes</w:t>
            </w:r>
            <w:r w:rsidRPr="00CE2199">
              <w:t xml:space="preserve"> </w:t>
            </w:r>
            <w:r w:rsidRPr="00D04B6A">
              <w:t>the</w:t>
            </w:r>
            <w:r w:rsidRPr="00CE2199">
              <w:t xml:space="preserve"> </w:t>
            </w:r>
            <w:r w:rsidRPr="00D04B6A">
              <w:t>result</w:t>
            </w:r>
            <w:r w:rsidRPr="00CE2199">
              <w:t xml:space="preserve"> </w:t>
            </w:r>
            <w:r w:rsidRPr="00D04B6A">
              <w:t>and</w:t>
            </w:r>
            <w:r w:rsidRPr="00CE2199">
              <w:t xml:space="preserve"> </w:t>
            </w:r>
            <w:r w:rsidRPr="00D04B6A">
              <w:t>moves</w:t>
            </w:r>
            <w:r w:rsidRPr="00CE2199">
              <w:t xml:space="preserve"> </w:t>
            </w:r>
            <w:r w:rsidRPr="00D04B6A">
              <w:t>the</w:t>
            </w:r>
            <w:r w:rsidRPr="00CE2199">
              <w:t xml:space="preserve"> </w:t>
            </w:r>
            <w:r w:rsidRPr="00D04B6A">
              <w:t>application</w:t>
            </w:r>
            <w:r w:rsidRPr="00CE2199">
              <w:t xml:space="preserve"> </w:t>
            </w:r>
            <w:r w:rsidRPr="00D04B6A">
              <w:t>to</w:t>
            </w:r>
            <w:r w:rsidRPr="00CE2199">
              <w:t xml:space="preserve"> </w:t>
            </w:r>
            <w:r w:rsidRPr="00D04B6A">
              <w:t>the</w:t>
            </w:r>
            <w:r w:rsidRPr="00CE2199">
              <w:t xml:space="preserve"> </w:t>
            </w:r>
            <w:r w:rsidRPr="00D04B6A">
              <w:t>next</w:t>
            </w:r>
            <w:r w:rsidRPr="00CE2199">
              <w:t xml:space="preserve"> </w:t>
            </w:r>
            <w:r w:rsidRPr="00D04B6A">
              <w:t>state</w:t>
            </w:r>
            <w:r w:rsidRPr="00CE2199">
              <w:t xml:space="preserve"> </w:t>
            </w:r>
            <w:r w:rsidRPr="00D04B6A">
              <w:t>according</w:t>
            </w:r>
            <w:r w:rsidRPr="00CE2199">
              <w:t xml:space="preserve"> </w:t>
            </w:r>
            <w:r w:rsidRPr="00D04B6A">
              <w:t>to</w:t>
            </w:r>
            <w:r w:rsidRPr="00CE2199">
              <w:t xml:space="preserve"> </w:t>
            </w:r>
            <w:r w:rsidRPr="00D04B6A">
              <w:t>the</w:t>
            </w:r>
            <w:r w:rsidRPr="00CE2199">
              <w:t xml:space="preserve"> </w:t>
            </w:r>
            <w:r w:rsidRPr="00D04B6A">
              <w:t>received</w:t>
            </w:r>
            <w:r w:rsidRPr="00CE2199">
              <w:t xml:space="preserve"> </w:t>
            </w:r>
            <w:r w:rsidRPr="00D04B6A">
              <w:t>reply</w:t>
            </w:r>
            <w:r w:rsidRPr="00CE2199">
              <w:t xml:space="preserve"> (</w:t>
            </w:r>
            <w:r w:rsidRPr="00D04B6A">
              <w:t>proceed</w:t>
            </w:r>
            <w:r w:rsidRPr="00CE2199">
              <w:t xml:space="preserve"> </w:t>
            </w:r>
            <w:r w:rsidRPr="00D04B6A">
              <w:t>on</w:t>
            </w:r>
            <w:r w:rsidRPr="00CE2199">
              <w:t xml:space="preserve"> </w:t>
            </w:r>
            <w:r w:rsidRPr="00D04B6A">
              <w:t>SUCCESS</w:t>
            </w:r>
            <w:r w:rsidRPr="00CE2199">
              <w:t xml:space="preserve"> / </w:t>
            </w:r>
            <w:commentRangeStart w:id="212"/>
            <w:commentRangeStart w:id="213"/>
            <w:r w:rsidRPr="00D04B6A">
              <w:t>return</w:t>
            </w:r>
            <w:r w:rsidRPr="00CE2199">
              <w:t xml:space="preserve"> </w:t>
            </w:r>
            <w:r w:rsidRPr="00D04B6A">
              <w:t>to</w:t>
            </w:r>
            <w:r w:rsidRPr="00CE2199">
              <w:t xml:space="preserve"> </w:t>
            </w:r>
            <w:r w:rsidRPr="00D04B6A">
              <w:t>Draft</w:t>
            </w:r>
            <w:r w:rsidRPr="00CE2199">
              <w:t xml:space="preserve"> </w:t>
            </w:r>
            <w:r w:rsidRPr="00D04B6A">
              <w:t>Contract</w:t>
            </w:r>
            <w:r w:rsidRPr="00CE2199">
              <w:t xml:space="preserve"> </w:t>
            </w:r>
            <w:r w:rsidRPr="00D04B6A">
              <w:t>on</w:t>
            </w:r>
            <w:r w:rsidRPr="00CE2199">
              <w:t xml:space="preserve"> </w:t>
            </w:r>
            <w:r w:rsidRPr="00D04B6A">
              <w:t>FAILED</w:t>
            </w:r>
            <w:commentRangeEnd w:id="212"/>
            <w:r w:rsidR="00B9327C">
              <w:rPr>
                <w:rStyle w:val="CommentReference"/>
              </w:rPr>
              <w:commentReference w:id="212"/>
            </w:r>
            <w:commentRangeEnd w:id="213"/>
            <w:r w:rsidR="00C33DD2">
              <w:rPr>
                <w:rStyle w:val="CommentReference"/>
              </w:rPr>
              <w:commentReference w:id="213"/>
            </w:r>
            <w:r w:rsidRPr="00CE2199">
              <w:t>).</w:t>
            </w:r>
          </w:p>
        </w:tc>
      </w:tr>
      <w:tr w:rsidR="00535287" w:rsidRPr="00CE2199" w14:paraId="05827861" w14:textId="77777777" w:rsidTr="005A1C26">
        <w:tblPrEx>
          <w:tblBorders>
            <w:top w:val="none" w:sz="0" w:space="0" w:color="auto"/>
          </w:tblBorders>
        </w:tblPrEx>
        <w:trPr>
          <w:gridAfter w:val="1"/>
          <w:wAfter w:w="277" w:type="dxa"/>
        </w:trPr>
        <w:tc>
          <w:tcPr>
            <w:tcW w:w="155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8AB56E0" w14:textId="5FF70DD8" w:rsidR="00535287" w:rsidRPr="00CE2199" w:rsidRDefault="00535287" w:rsidP="00170DDB">
            <w:pPr>
              <w:autoSpaceDE w:val="0"/>
              <w:autoSpaceDN w:val="0"/>
              <w:adjustRightInd w:val="0"/>
              <w:spacing w:after="0" w:line="360" w:lineRule="auto"/>
            </w:pPr>
            <w:ins w:id="214" w:author="Волков Сергей" w:date="2026-10-12T09:39:00Z">
              <w:r>
                <w:t>7</w:t>
              </w:r>
            </w:ins>
          </w:p>
        </w:tc>
        <w:tc>
          <w:tcPr>
            <w:tcW w:w="3253"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4030B6B4" w14:textId="31A00250" w:rsidR="00535287" w:rsidRPr="00D04B6A" w:rsidRDefault="00CD3ED3" w:rsidP="00170DDB">
            <w:pPr>
              <w:autoSpaceDE w:val="0"/>
              <w:autoSpaceDN w:val="0"/>
              <w:adjustRightInd w:val="0"/>
              <w:spacing w:after="0" w:line="360" w:lineRule="auto"/>
            </w:pPr>
            <w:ins w:id="215" w:author="Волков Сергей" w:date="2026-10-12T09:41:00Z">
              <w:r w:rsidRPr="00CD3ED3">
                <w:t>Sending an email when an error occurs.</w:t>
              </w:r>
            </w:ins>
          </w:p>
        </w:tc>
        <w:tc>
          <w:tcPr>
            <w:tcW w:w="4808"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03317C2" w14:textId="793334F1" w:rsidR="00535287" w:rsidRDefault="00535287" w:rsidP="00535287">
            <w:pPr>
              <w:pStyle w:val="CommentText"/>
              <w:rPr>
                <w:ins w:id="216" w:author="Волков Сергей" w:date="2026-10-12T09:39:00Z"/>
              </w:rPr>
            </w:pPr>
            <w:ins w:id="217" w:author="Волков Сергей" w:date="2026-10-12T09:39:00Z">
              <w:r>
                <w:t>Template mail FAILED</w:t>
              </w:r>
            </w:ins>
          </w:p>
          <w:p w14:paraId="63231F9A" w14:textId="77777777" w:rsidR="00535287" w:rsidRDefault="00535287" w:rsidP="00535287">
            <w:pPr>
              <w:pStyle w:val="CommentText"/>
              <w:rPr>
                <w:ins w:id="218" w:author="Волков Сергей" w:date="2026-10-12T09:39:00Z"/>
              </w:rPr>
            </w:pPr>
          </w:p>
          <w:p w14:paraId="558044A4" w14:textId="77777777" w:rsidR="00535287" w:rsidRDefault="00535287" w:rsidP="00535287">
            <w:pPr>
              <w:pStyle w:val="CommentText"/>
              <w:rPr>
                <w:ins w:id="219" w:author="Волков Сергей" w:date="2026-10-12T09:39:00Z"/>
              </w:rPr>
            </w:pPr>
            <w:ins w:id="220" w:author="Волков Сергей" w:date="2026-10-12T09:39:00Z">
              <w:r>
                <w:t>Subject:</w:t>
              </w:r>
            </w:ins>
          </w:p>
          <w:p w14:paraId="34D61E6C" w14:textId="77777777" w:rsidR="00535287" w:rsidRDefault="00535287" w:rsidP="00535287">
            <w:pPr>
              <w:pStyle w:val="CommentText"/>
              <w:rPr>
                <w:ins w:id="221" w:author="Волков Сергей" w:date="2026-10-12T09:39:00Z"/>
              </w:rPr>
            </w:pPr>
            <w:ins w:id="222" w:author="Волков Сергей" w:date="2026-10-12T09:39:00Z">
              <w:r>
                <w:t>[NEWLOS] Disbursement Request Failed - Application {Application Number}</w:t>
              </w:r>
            </w:ins>
          </w:p>
          <w:p w14:paraId="1559DCB8" w14:textId="77777777" w:rsidR="00535287" w:rsidRDefault="00535287" w:rsidP="00535287">
            <w:pPr>
              <w:pStyle w:val="CommentText"/>
              <w:rPr>
                <w:ins w:id="223" w:author="Волков Сергей" w:date="2026-10-12T09:39:00Z"/>
              </w:rPr>
            </w:pPr>
          </w:p>
          <w:p w14:paraId="33753D43" w14:textId="77777777" w:rsidR="00535287" w:rsidRDefault="00535287" w:rsidP="00535287">
            <w:pPr>
              <w:pStyle w:val="CommentText"/>
              <w:rPr>
                <w:ins w:id="224" w:author="Волков Сергей" w:date="2026-10-12T09:39:00Z"/>
              </w:rPr>
            </w:pPr>
            <w:ins w:id="225" w:author="Волков Сергей" w:date="2026-10-12T09:39:00Z">
              <w:r>
                <w:lastRenderedPageBreak/>
                <w:t>To: Application Creator, Current Application Handler, and configurable email addresses.</w:t>
              </w:r>
            </w:ins>
          </w:p>
          <w:p w14:paraId="33BBF295" w14:textId="77777777" w:rsidR="00535287" w:rsidRDefault="00535287" w:rsidP="00535287">
            <w:pPr>
              <w:pStyle w:val="CommentText"/>
              <w:rPr>
                <w:ins w:id="226" w:author="Волков Сергей" w:date="2026-10-12T09:39:00Z"/>
              </w:rPr>
            </w:pPr>
            <w:ins w:id="227" w:author="Волков Сергей" w:date="2026-10-12T09:39:00Z">
              <w:r>
                <w:t>Body:</w:t>
              </w:r>
            </w:ins>
          </w:p>
          <w:p w14:paraId="4C55FD4B" w14:textId="77777777" w:rsidR="00535287" w:rsidRDefault="00535287" w:rsidP="00535287">
            <w:pPr>
              <w:pStyle w:val="CommentText"/>
              <w:rPr>
                <w:ins w:id="228" w:author="Волков Сергей" w:date="2026-10-12T09:39:00Z"/>
              </w:rPr>
            </w:pPr>
            <w:ins w:id="229" w:author="Волков Сергей" w:date="2026-10-12T09:39:00Z">
              <w:r>
                <w:t>Kính gửi Anh/Chị,</w:t>
              </w:r>
            </w:ins>
          </w:p>
          <w:p w14:paraId="19E304CF" w14:textId="77777777" w:rsidR="00535287" w:rsidRDefault="00535287" w:rsidP="00535287">
            <w:pPr>
              <w:pStyle w:val="CommentText"/>
              <w:rPr>
                <w:ins w:id="230" w:author="Волков Сергей" w:date="2026-10-12T09:39:00Z"/>
              </w:rPr>
            </w:pPr>
            <w:ins w:id="231" w:author="Волков Сергей" w:date="2026-10-12T09:39:00Z">
              <w:r>
                <w:t>Hệ thống NEWLOS thông báo yêu cầu giải ngân không được xử lý thành công đối với hồ sơ:</w:t>
              </w:r>
            </w:ins>
          </w:p>
          <w:p w14:paraId="353C3584" w14:textId="77777777" w:rsidR="00535287" w:rsidRDefault="00535287" w:rsidP="00535287">
            <w:pPr>
              <w:pStyle w:val="CommentText"/>
              <w:rPr>
                <w:ins w:id="232" w:author="Волков Сергей" w:date="2026-10-12T09:39:00Z"/>
              </w:rPr>
            </w:pPr>
            <w:ins w:id="233" w:author="Волков Сергей" w:date="2026-10-12T09:39:00Z">
              <w:r>
                <w:t>- Số hồ sơ: {Application Number}</w:t>
              </w:r>
            </w:ins>
          </w:p>
          <w:p w14:paraId="61DDEB42" w14:textId="77777777" w:rsidR="00535287" w:rsidRDefault="00535287" w:rsidP="00535287">
            <w:pPr>
              <w:pStyle w:val="CommentText"/>
              <w:rPr>
                <w:ins w:id="234" w:author="Волков Сергей" w:date="2026-10-12T09:39:00Z"/>
              </w:rPr>
            </w:pPr>
            <w:ins w:id="235" w:author="Волков Сергей" w:date="2026-10-12T09:39:00Z">
              <w:r>
                <w:t>- Tên khách hàng: {Customer Name}</w:t>
              </w:r>
            </w:ins>
          </w:p>
          <w:p w14:paraId="199728CF" w14:textId="77777777" w:rsidR="00535287" w:rsidRDefault="00535287" w:rsidP="00535287">
            <w:pPr>
              <w:pStyle w:val="CommentText"/>
              <w:rPr>
                <w:ins w:id="236" w:author="Волков Сергей" w:date="2026-10-12T09:39:00Z"/>
              </w:rPr>
            </w:pPr>
            <w:ins w:id="237" w:author="Волков Сергей" w:date="2026-10-12T09:39:00Z">
              <w:r>
                <w:t>- Mã lỗi: {Status Code}</w:t>
              </w:r>
            </w:ins>
          </w:p>
          <w:p w14:paraId="57053AE8" w14:textId="77777777" w:rsidR="00535287" w:rsidRDefault="00535287" w:rsidP="00535287">
            <w:pPr>
              <w:pStyle w:val="CommentText"/>
              <w:rPr>
                <w:ins w:id="238" w:author="Волков Сергей" w:date="2026-10-12T09:39:00Z"/>
              </w:rPr>
            </w:pPr>
            <w:ins w:id="239" w:author="Волков Сергей" w:date="2026-10-12T09:39:00Z">
              <w:r>
                <w:t>- Nội dung lỗi: {Error Message}</w:t>
              </w:r>
            </w:ins>
          </w:p>
          <w:p w14:paraId="7EB1A879" w14:textId="77777777" w:rsidR="00535287" w:rsidRDefault="00535287" w:rsidP="00535287">
            <w:pPr>
              <w:pStyle w:val="CommentText"/>
              <w:rPr>
                <w:ins w:id="240" w:author="Волков Сергей" w:date="2026-10-12T09:39:00Z"/>
              </w:rPr>
            </w:pPr>
            <w:ins w:id="241" w:author="Волков Сергей" w:date="2026-10-12T09:39:00Z">
              <w:r>
                <w:t>- Thời gian: {Timestamp}</w:t>
              </w:r>
            </w:ins>
          </w:p>
          <w:p w14:paraId="00993421" w14:textId="77777777" w:rsidR="00535287" w:rsidRDefault="00535287" w:rsidP="00535287">
            <w:pPr>
              <w:pStyle w:val="CommentText"/>
              <w:rPr>
                <w:ins w:id="242" w:author="Волков Сергей" w:date="2026-10-12T09:39:00Z"/>
              </w:rPr>
            </w:pPr>
            <w:ins w:id="243" w:author="Волков Сергей" w:date="2026-10-12T09:39:00Z">
              <w:r>
                <w:t>Đề nghị Anh/Chị kiểm tra và xử lý lỗi.</w:t>
              </w:r>
            </w:ins>
          </w:p>
          <w:p w14:paraId="1071875F" w14:textId="5CB31D64" w:rsidR="00535287" w:rsidRPr="00FF5D1F" w:rsidRDefault="00535287" w:rsidP="00535287">
            <w:pPr>
              <w:pStyle w:val="CommentText"/>
              <w:rPr>
                <w:ins w:id="244" w:author="Волков Сергей" w:date="2026-10-12T09:39:00Z"/>
              </w:rPr>
            </w:pPr>
            <w:ins w:id="245" w:author="Волков Сергей" w:date="2026-10-12T09:39:00Z">
              <w:r>
                <w:t xml:space="preserve">Sau khi lỗi được khắc phục, người tạo hồ sơ hoặc người đang xử lý hồ sơ có thể thực hiện </w:t>
              </w:r>
            </w:ins>
            <w:r w:rsidR="00AA530F">
              <w:t>"</w:t>
            </w:r>
            <w:ins w:id="246" w:author="Волков Сергей" w:date="2026-10-12T11:13:00Z">
              <w:r w:rsidR="00AA530F" w:rsidRPr="00DE3B77">
                <w:rPr>
                  <w:rFonts w:ascii="Times New Roman" w:eastAsiaTheme="minorEastAsia" w:hAnsi="Times New Roman"/>
                  <w:sz w:val="24"/>
                </w:rPr>
                <w:t>Retry Disbursement Request</w:t>
              </w:r>
            </w:ins>
            <w:r w:rsidR="00AA530F">
              <w:t xml:space="preserve"> “/</w:t>
            </w:r>
            <w:ins w:id="247" w:author="Волков Сергей" w:date="2026-10-12T09:39:00Z">
              <w:r>
                <w:t xml:space="preserve">gửi lại yêu cầu giải ngân tại màn </w:t>
              </w:r>
              <w:r w:rsidRPr="00AA530F">
                <w:rPr>
                  <w:rFonts w:ascii="Times New Roman" w:eastAsiaTheme="minorEastAsia" w:hAnsi="Times New Roman"/>
                  <w:sz w:val="24"/>
                </w:rPr>
                <w:t>hình</w:t>
              </w:r>
            </w:ins>
            <w:r w:rsidR="004E5FA2">
              <w:rPr>
                <w:rFonts w:ascii="Times New Roman" w:eastAsiaTheme="minorEastAsia" w:hAnsi="Times New Roman"/>
                <w:sz w:val="24"/>
              </w:rPr>
              <w:t xml:space="preserve"> </w:t>
            </w:r>
            <w:ins w:id="248" w:author="Волков Сергей" w:date="2026-10-12T09:39:00Z">
              <w:r w:rsidRPr="00AA530F">
                <w:rPr>
                  <w:rFonts w:ascii="Times New Roman" w:eastAsiaTheme="minorEastAsia" w:hAnsi="Times New Roman"/>
                  <w:sz w:val="24"/>
                </w:rPr>
                <w:t xml:space="preserve"> “</w:t>
              </w:r>
            </w:ins>
            <w:r w:rsidR="00AA530F" w:rsidRPr="00AA530F">
              <w:rPr>
                <w:rFonts w:ascii="Times New Roman" w:eastAsiaTheme="minorEastAsia" w:hAnsi="Times New Roman"/>
                <w:sz w:val="24"/>
              </w:rPr>
              <w:t>Application List</w:t>
            </w:r>
            <w:ins w:id="249" w:author="Волков Сергей" w:date="2026-10-12T09:39:00Z">
              <w:r w:rsidRPr="00AA530F">
                <w:rPr>
                  <w:rFonts w:ascii="Times New Roman" w:eastAsiaTheme="minorEastAsia" w:hAnsi="Times New Roman"/>
                  <w:sz w:val="24"/>
                </w:rPr>
                <w:t>”.</w:t>
              </w:r>
            </w:ins>
          </w:p>
          <w:p w14:paraId="27DDDD60" w14:textId="6E62EF86" w:rsidR="00535287" w:rsidRPr="00D04B6A" w:rsidRDefault="00535287" w:rsidP="00535287">
            <w:pPr>
              <w:tabs>
                <w:tab w:val="left" w:pos="660"/>
              </w:tabs>
              <w:autoSpaceDE w:val="0"/>
              <w:autoSpaceDN w:val="0"/>
              <w:adjustRightInd w:val="0"/>
              <w:spacing w:after="0" w:line="360" w:lineRule="auto"/>
            </w:pPr>
            <w:ins w:id="250" w:author="Волков Сергей" w:date="2026-10-12T09:39:00Z">
              <w:r w:rsidRPr="00FF5D1F">
                <w:t>Trân trọng,</w:t>
              </w:r>
            </w:ins>
          </w:p>
        </w:tc>
      </w:tr>
    </w:tbl>
    <w:p w14:paraId="1AAA9D4C" w14:textId="0679EC2F" w:rsidR="005A1C26" w:rsidRPr="00CE2199" w:rsidRDefault="005A1C26" w:rsidP="00D80205">
      <w:pPr>
        <w:spacing w:after="200" w:line="360" w:lineRule="auto"/>
        <w:jc w:val="both"/>
        <w:rPr>
          <w:rFonts w:ascii="Times New Roman" w:eastAsiaTheme="minorEastAsia" w:hAnsi="Times New Roman"/>
          <w:sz w:val="24"/>
        </w:rPr>
      </w:pPr>
    </w:p>
    <w:p w14:paraId="0133D80E" w14:textId="79CC4F44" w:rsidR="00871680" w:rsidRPr="00BB7604" w:rsidRDefault="00CA1A99" w:rsidP="00D80205">
      <w:pPr>
        <w:spacing w:after="200" w:line="360" w:lineRule="auto"/>
        <w:jc w:val="both"/>
        <w:rPr>
          <w:rFonts w:ascii="Times New Roman" w:eastAsiaTheme="minorEastAsia" w:hAnsi="Times New Roman"/>
          <w:sz w:val="24"/>
        </w:rPr>
      </w:pPr>
      <w:r w:rsidRPr="00BB7604">
        <w:rPr>
          <w:rFonts w:ascii="Times New Roman" w:eastAsiaTheme="minorEastAsia" w:hAnsi="Times New Roman"/>
          <w:noProof/>
          <w:sz w:val="24"/>
          <w:lang w:val="ru-RU" w:eastAsia="ru-RU"/>
        </w:rPr>
        <w:drawing>
          <wp:inline distT="0" distB="0" distL="0" distR="0" wp14:anchorId="2E09CB41" wp14:editId="63FD8F1C">
            <wp:extent cx="6119495" cy="2715895"/>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19495" cy="2715895"/>
                    </a:xfrm>
                    <a:prstGeom prst="rect">
                      <a:avLst/>
                    </a:prstGeom>
                  </pic:spPr>
                </pic:pic>
              </a:graphicData>
            </a:graphic>
          </wp:inline>
        </w:drawing>
      </w:r>
    </w:p>
    <w:p w14:paraId="2DE446ED" w14:textId="49E523DE" w:rsidR="00AF6A88" w:rsidRDefault="00AF6A88" w:rsidP="00AF6A88">
      <w:pPr>
        <w:pStyle w:val="Heading3"/>
        <w:rPr>
          <w:rFonts w:ascii="Times New Roman" w:hAnsi="Times New Roman" w:cs="Times New Roman"/>
          <w:color w:val="auto"/>
          <w:sz w:val="24"/>
          <w:szCs w:val="24"/>
        </w:rPr>
      </w:pPr>
      <w:bookmarkStart w:id="251" w:name="_Interface_description"/>
      <w:bookmarkStart w:id="252" w:name="_Toc242709268"/>
      <w:bookmarkEnd w:id="251"/>
      <w:r w:rsidRPr="00BB7604">
        <w:rPr>
          <w:rFonts w:ascii="Times New Roman" w:hAnsi="Times New Roman" w:cs="Times New Roman"/>
          <w:color w:val="auto"/>
          <w:sz w:val="24"/>
          <w:szCs w:val="24"/>
        </w:rPr>
        <w:t>Interface description</w:t>
      </w:r>
      <w:bookmarkEnd w:id="252"/>
    </w:p>
    <w:p w14:paraId="576AC208" w14:textId="77777777" w:rsidR="00DE3B77" w:rsidRPr="002541D0" w:rsidRDefault="00DE3B77" w:rsidP="00DE3B77">
      <w:pPr>
        <w:rPr>
          <w:ins w:id="253" w:author="Волков Сергей" w:date="2026-10-12T11:13:00Z"/>
          <w:rFonts w:ascii="Times New Roman" w:hAnsi="Times New Roman"/>
          <w:b/>
          <w:color w:val="FF0000"/>
        </w:rPr>
      </w:pPr>
      <w:ins w:id="254" w:author="Волков Сергей" w:date="2026-10-12T11:13:00Z">
        <w:r>
          <w:rPr>
            <w:rFonts w:ascii="Times New Roman" w:eastAsiaTheme="minorEastAsia" w:hAnsi="Times New Roman"/>
            <w:b/>
            <w:color w:val="FF0000"/>
            <w:sz w:val="24"/>
          </w:rPr>
          <w:t>Phase 1.1</w:t>
        </w:r>
        <w:r w:rsidRPr="002541D0">
          <w:rPr>
            <w:rFonts w:ascii="Times New Roman" w:eastAsiaTheme="minorEastAsia" w:hAnsi="Times New Roman"/>
            <w:b/>
            <w:color w:val="FF0000"/>
            <w:sz w:val="24"/>
          </w:rPr>
          <w:t xml:space="preserve">. </w:t>
        </w:r>
      </w:ins>
    </w:p>
    <w:p w14:paraId="35A29A14" w14:textId="77777777" w:rsidR="00DE3B77" w:rsidRPr="00DE3B77" w:rsidRDefault="00DE3B77" w:rsidP="00DE3B77">
      <w:pPr>
        <w:spacing w:after="200" w:line="360" w:lineRule="auto"/>
        <w:jc w:val="both"/>
        <w:rPr>
          <w:ins w:id="255" w:author="Волков Сергей" w:date="2026-10-12T11:13:00Z"/>
          <w:rFonts w:ascii="Times New Roman" w:eastAsiaTheme="minorEastAsia" w:hAnsi="Times New Roman"/>
          <w:sz w:val="24"/>
        </w:rPr>
      </w:pPr>
      <w:ins w:id="256" w:author="Волков Сергей" w:date="2026-10-12T11:13:00Z">
        <w:r w:rsidRPr="00DE3B77">
          <w:rPr>
            <w:rFonts w:ascii="Times New Roman" w:eastAsiaTheme="minorEastAsia" w:hAnsi="Times New Roman"/>
            <w:sz w:val="24"/>
          </w:rPr>
          <w:t>If a BPM error occurs, the “Retry Disbursement Request” button is displayed for the application in the “Disbursement Request” status.</w:t>
        </w:r>
      </w:ins>
    </w:p>
    <w:p w14:paraId="56AA04A7" w14:textId="4120A15B" w:rsidR="00A27FF3" w:rsidRPr="002541D0" w:rsidRDefault="00A27FF3" w:rsidP="00A27FF3">
      <w:pPr>
        <w:rPr>
          <w:rFonts w:ascii="Times New Roman" w:hAnsi="Times New Roman"/>
          <w:b/>
          <w:color w:val="FF0000"/>
        </w:rPr>
      </w:pPr>
      <w:r w:rsidRPr="002541D0">
        <w:rPr>
          <w:rFonts w:ascii="Times New Roman" w:eastAsiaTheme="minorEastAsia" w:hAnsi="Times New Roman"/>
          <w:b/>
          <w:color w:val="FF0000"/>
          <w:sz w:val="24"/>
        </w:rPr>
        <w:t>Phase 1.2.</w:t>
      </w:r>
      <w:r w:rsidR="002541D0" w:rsidRPr="002541D0">
        <w:rPr>
          <w:rFonts w:ascii="Times New Roman" w:eastAsiaTheme="minorEastAsia" w:hAnsi="Times New Roman"/>
          <w:b/>
          <w:color w:val="FF0000"/>
          <w:sz w:val="24"/>
        </w:rPr>
        <w:t xml:space="preserve"> </w:t>
      </w:r>
    </w:p>
    <w:p w14:paraId="5B5D3943" w14:textId="77777777" w:rsidR="006C3B04" w:rsidRPr="00BB7604" w:rsidRDefault="006C3B04" w:rsidP="006C3B04">
      <w:pP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For business users, the request to the BPM Disbursement system occurs after clicking the following buttons:</w:t>
      </w:r>
    </w:p>
    <w:p w14:paraId="5EF4FB8B" w14:textId="4FC533B3" w:rsidR="00D80205" w:rsidRPr="00BB7604" w:rsidRDefault="00D80205" w:rsidP="006C3B04">
      <w:pP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For the Disbursement Request form:</w:t>
      </w:r>
    </w:p>
    <w:p w14:paraId="3E9D97DA" w14:textId="731CD773" w:rsidR="00A42DA7" w:rsidRPr="00BB7604" w:rsidRDefault="00A42DA7" w:rsidP="00D80205">
      <w:pPr>
        <w:pStyle w:val="ListParagraph"/>
        <w:numPr>
          <w:ilvl w:val="0"/>
          <w:numId w:val="6"/>
        </w:numPr>
        <w:spacing w:after="200" w:line="360" w:lineRule="auto"/>
        <w:ind w:left="1288"/>
        <w:jc w:val="both"/>
        <w:rPr>
          <w:rFonts w:ascii="Times New Roman" w:eastAsiaTheme="minorEastAsia" w:hAnsi="Times New Roman"/>
          <w:sz w:val="24"/>
        </w:rPr>
      </w:pPr>
      <w:r w:rsidRPr="00BB7604">
        <w:rPr>
          <w:rFonts w:ascii="Times New Roman" w:eastAsiaTheme="minorEastAsia" w:hAnsi="Times New Roman"/>
          <w:sz w:val="24"/>
        </w:rPr>
        <w:lastRenderedPageBreak/>
        <w:t>Confirmation.</w:t>
      </w:r>
    </w:p>
    <w:p w14:paraId="41E235A5" w14:textId="77777777" w:rsidR="00A42DA7" w:rsidRPr="00BB7604" w:rsidRDefault="00A42DA7" w:rsidP="00A42DA7">
      <w:pPr>
        <w:keepNext/>
        <w:rPr>
          <w:rFonts w:ascii="Times New Roman" w:hAnsi="Times New Roman"/>
        </w:rPr>
      </w:pPr>
      <w:r w:rsidRPr="00BB7604">
        <w:rPr>
          <w:rFonts w:ascii="Times New Roman" w:hAnsi="Times New Roman"/>
          <w:noProof/>
          <w:lang w:val="ru-RU" w:eastAsia="ru-RU"/>
        </w:rPr>
        <w:drawing>
          <wp:inline distT="0" distB="0" distL="0" distR="0" wp14:anchorId="6AA11314" wp14:editId="469F9C50">
            <wp:extent cx="6119495" cy="354520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19495" cy="3545205"/>
                    </a:xfrm>
                    <a:prstGeom prst="rect">
                      <a:avLst/>
                    </a:prstGeom>
                  </pic:spPr>
                </pic:pic>
              </a:graphicData>
            </a:graphic>
          </wp:inline>
        </w:drawing>
      </w:r>
    </w:p>
    <w:p w14:paraId="40E610DF" w14:textId="3425E247" w:rsidR="00A42DA7" w:rsidRPr="00BB7604" w:rsidRDefault="00A42DA7" w:rsidP="00A42DA7">
      <w:pPr>
        <w:pStyle w:val="Caption"/>
        <w:jc w:val="center"/>
        <w:rPr>
          <w:rFonts w:ascii="Times New Roman" w:hAnsi="Times New Roman"/>
        </w:rPr>
      </w:pPr>
      <w:r w:rsidRPr="00BB7604">
        <w:rPr>
          <w:rFonts w:ascii="Times New Roman" w:hAnsi="Times New Roman"/>
        </w:rPr>
        <w:t xml:space="preserve">Figure </w:t>
      </w:r>
      <w:r w:rsidR="0064724E" w:rsidRPr="00BB7604">
        <w:rPr>
          <w:rFonts w:ascii="Times New Roman" w:hAnsi="Times New Roman"/>
        </w:rPr>
        <w:fldChar w:fldCharType="begin"/>
      </w:r>
      <w:r w:rsidR="0064724E" w:rsidRPr="00BB7604">
        <w:rPr>
          <w:rFonts w:ascii="Times New Roman" w:hAnsi="Times New Roman"/>
        </w:rPr>
        <w:instrText xml:space="preserve"> SEQ Figure \* ARABIC </w:instrText>
      </w:r>
      <w:r w:rsidR="0064724E" w:rsidRPr="00BB7604">
        <w:rPr>
          <w:rFonts w:ascii="Times New Roman" w:hAnsi="Times New Roman"/>
        </w:rPr>
        <w:fldChar w:fldCharType="separate"/>
      </w:r>
      <w:r w:rsidR="0021747F">
        <w:rPr>
          <w:rFonts w:ascii="Times New Roman" w:hAnsi="Times New Roman"/>
          <w:noProof/>
        </w:rPr>
        <w:t>1</w:t>
      </w:r>
      <w:r w:rsidR="0064724E" w:rsidRPr="00BB7604">
        <w:rPr>
          <w:rFonts w:ascii="Times New Roman" w:hAnsi="Times New Roman"/>
          <w:noProof/>
        </w:rPr>
        <w:fldChar w:fldCharType="end"/>
      </w:r>
      <w:r w:rsidRPr="00BB7604">
        <w:rPr>
          <w:rFonts w:ascii="Times New Roman" w:hAnsi="Times New Roman"/>
        </w:rPr>
        <w:t xml:space="preserve"> - </w:t>
      </w:r>
      <w:commentRangeStart w:id="257"/>
      <w:r w:rsidRPr="00BB7604">
        <w:rPr>
          <w:rFonts w:ascii="Times New Roman" w:hAnsi="Times New Roman"/>
        </w:rPr>
        <w:t>Disbursement</w:t>
      </w:r>
      <w:commentRangeEnd w:id="257"/>
      <w:r w:rsidR="002112F0">
        <w:rPr>
          <w:rStyle w:val="CommentReference"/>
          <w:b w:val="0"/>
          <w:bCs w:val="0"/>
        </w:rPr>
        <w:commentReference w:id="257"/>
      </w:r>
      <w:r w:rsidRPr="00BB7604">
        <w:rPr>
          <w:rFonts w:ascii="Times New Roman" w:hAnsi="Times New Roman"/>
        </w:rPr>
        <w:t xml:space="preserve"> Request</w:t>
      </w:r>
    </w:p>
    <w:p w14:paraId="7839B6C5" w14:textId="56129DCD" w:rsidR="00DF6393" w:rsidRPr="008A6ADC" w:rsidDel="008A6ADC" w:rsidRDefault="002F73D4" w:rsidP="008A6ADC">
      <w:pPr>
        <w:spacing w:after="200" w:line="360" w:lineRule="auto"/>
        <w:jc w:val="both"/>
        <w:rPr>
          <w:del w:id="258" w:author="Волков Сергей" w:date="2026-10-06T18:49:00Z"/>
          <w:rFonts w:ascii="Times New Roman" w:eastAsiaTheme="minorEastAsia" w:hAnsi="Times New Roman"/>
          <w:sz w:val="24"/>
        </w:rPr>
      </w:pPr>
      <w:r w:rsidRPr="002F73D4">
        <w:rPr>
          <w:rFonts w:ascii="Times New Roman" w:eastAsiaTheme="minorEastAsia" w:hAnsi="Times New Roman"/>
          <w:sz w:val="24"/>
        </w:rPr>
        <w:t xml:space="preserve">After clicking Confirmation, a request is generated to the BPM Disbursement system via Kafka. </w:t>
      </w:r>
      <w:del w:id="259" w:author="Волков Сергей" w:date="2026-10-06T18:49:00Z">
        <w:r w:rsidRPr="008A6ADC" w:rsidDel="008A6ADC">
          <w:rPr>
            <w:rFonts w:ascii="Times New Roman" w:eastAsiaTheme="minorEastAsia" w:hAnsi="Times New Roman"/>
            <w:sz w:val="24"/>
          </w:rPr>
          <w:delText>A record is created in the processing stages:</w:delText>
        </w:r>
      </w:del>
      <w:ins w:id="260" w:author="Волков Сергей" w:date="2026-10-06T18:50:00Z">
        <w:r w:rsidR="008A6ADC">
          <w:rPr>
            <w:rFonts w:ascii="Times New Roman" w:eastAsiaTheme="minorEastAsia" w:hAnsi="Times New Roman"/>
            <w:sz w:val="24"/>
          </w:rPr>
          <w:t xml:space="preserve"> </w:t>
        </w:r>
      </w:ins>
      <w:ins w:id="261" w:author="Волков Сергей" w:date="2026-10-06T18:52:00Z">
        <w:r w:rsidR="008A6ADC" w:rsidRPr="008A6ADC">
          <w:rPr>
            <w:rFonts w:ascii="Times New Roman" w:eastAsiaTheme="minorEastAsia" w:hAnsi="Times New Roman"/>
            <w:sz w:val="24"/>
          </w:rPr>
          <w:t>Further details are recorded in BP-13 Disbursement.</w:t>
        </w:r>
      </w:ins>
    </w:p>
    <w:tbl>
      <w:tblPr>
        <w:tblStyle w:val="TableGrid"/>
        <w:tblW w:w="5000" w:type="pct"/>
        <w:tblCellMar>
          <w:top w:w="57" w:type="dxa"/>
          <w:bottom w:w="57" w:type="dxa"/>
        </w:tblCellMar>
        <w:tblLook w:val="04A0" w:firstRow="1" w:lastRow="0" w:firstColumn="1" w:lastColumn="0" w:noHBand="0" w:noVBand="1"/>
      </w:tblPr>
      <w:tblGrid>
        <w:gridCol w:w="3178"/>
        <w:gridCol w:w="3107"/>
        <w:gridCol w:w="3082"/>
        <w:gridCol w:w="260"/>
      </w:tblGrid>
      <w:tr w:rsidR="00FF5D1F" w:rsidRPr="00BB7604" w:rsidDel="008A6ADC" w14:paraId="6DEA4C4A" w14:textId="77777777" w:rsidTr="005A1D54">
        <w:trPr>
          <w:del w:id="262" w:author="Волков Сергей" w:date="2026-10-06T18:49:00Z"/>
        </w:trPr>
        <w:tc>
          <w:tcPr>
            <w:tcW w:w="3211" w:type="dxa"/>
            <w:shd w:val="clear" w:color="auto" w:fill="F2F2F2" w:themeFill="background1" w:themeFillShade="F2"/>
          </w:tcPr>
          <w:p w14:paraId="57C128C9" w14:textId="6799B708" w:rsidR="00DF6393" w:rsidRPr="008A6ADC" w:rsidDel="008A6ADC" w:rsidRDefault="00DF6393">
            <w:pPr>
              <w:spacing w:after="200" w:line="360" w:lineRule="auto"/>
              <w:jc w:val="both"/>
              <w:rPr>
                <w:del w:id="263" w:author="Волков Сергей" w:date="2026-10-06T18:49:00Z"/>
                <w:rFonts w:ascii="Times New Roman" w:eastAsiaTheme="minorEastAsia" w:hAnsi="Times New Roman"/>
                <w:b/>
                <w:sz w:val="22"/>
                <w:szCs w:val="22"/>
              </w:rPr>
              <w:pPrChange w:id="264" w:author="Волков Сергей" w:date="2026-10-06T18:49:00Z">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pPr>
              </w:pPrChange>
            </w:pPr>
            <w:del w:id="265" w:author="Волков Сергей" w:date="2026-10-06T18:49:00Z">
              <w:r w:rsidRPr="008A6ADC" w:rsidDel="008A6ADC">
                <w:rPr>
                  <w:rFonts w:ascii="Times New Roman" w:eastAsiaTheme="minorEastAsia" w:hAnsi="Times New Roman"/>
                  <w:b/>
                  <w:sz w:val="22"/>
                  <w:szCs w:val="22"/>
                </w:rPr>
                <w:delText>Stage Sys</w:delText>
              </w:r>
              <w:r w:rsidRPr="00BB7604" w:rsidDel="008A6ADC">
                <w:rPr>
                  <w:rFonts w:ascii="Times New Roman" w:eastAsiaTheme="minorEastAsia" w:hAnsi="Times New Roman"/>
                  <w:b/>
                  <w:sz w:val="22"/>
                  <w:szCs w:val="22"/>
                </w:rPr>
                <w:delText xml:space="preserve"> </w:delText>
              </w:r>
              <w:r w:rsidRPr="008A6ADC" w:rsidDel="008A6ADC">
                <w:rPr>
                  <w:rFonts w:ascii="Times New Roman" w:eastAsiaTheme="minorEastAsia" w:hAnsi="Times New Roman"/>
                  <w:b/>
                  <w:sz w:val="22"/>
                  <w:szCs w:val="22"/>
                </w:rPr>
                <w:delText>Name</w:delText>
              </w:r>
            </w:del>
          </w:p>
        </w:tc>
        <w:tc>
          <w:tcPr>
            <w:tcW w:w="3208" w:type="dxa"/>
            <w:shd w:val="clear" w:color="auto" w:fill="F2F2F2" w:themeFill="background1" w:themeFillShade="F2"/>
          </w:tcPr>
          <w:p w14:paraId="28469D68" w14:textId="62E5AFE6" w:rsidR="00DF6393" w:rsidRPr="008A6ADC" w:rsidDel="008A6ADC" w:rsidRDefault="00DF6393">
            <w:pPr>
              <w:spacing w:after="200" w:line="360" w:lineRule="auto"/>
              <w:jc w:val="both"/>
              <w:rPr>
                <w:del w:id="266" w:author="Волков Сергей" w:date="2026-10-06T18:49:00Z"/>
                <w:rFonts w:ascii="Times New Roman" w:eastAsiaTheme="minorEastAsia" w:hAnsi="Times New Roman"/>
                <w:b/>
                <w:sz w:val="22"/>
                <w:szCs w:val="22"/>
              </w:rPr>
              <w:pPrChange w:id="267" w:author="Волков Сергей" w:date="2026-10-06T18:49:00Z">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pPr>
              </w:pPrChange>
            </w:pPr>
            <w:del w:id="268" w:author="Волков Сергей" w:date="2026-10-06T18:49:00Z">
              <w:r w:rsidRPr="008A6ADC" w:rsidDel="008A6ADC">
                <w:rPr>
                  <w:rFonts w:ascii="Times New Roman" w:eastAsiaTheme="minorEastAsia" w:hAnsi="Times New Roman"/>
                  <w:b/>
                  <w:sz w:val="22"/>
                  <w:szCs w:val="22"/>
                </w:rPr>
                <w:delText>Stage Type</w:delText>
              </w:r>
            </w:del>
          </w:p>
        </w:tc>
        <w:tc>
          <w:tcPr>
            <w:tcW w:w="3208" w:type="dxa"/>
            <w:gridSpan w:val="2"/>
            <w:shd w:val="clear" w:color="auto" w:fill="F2F2F2" w:themeFill="background1" w:themeFillShade="F2"/>
          </w:tcPr>
          <w:p w14:paraId="38117852" w14:textId="4FFA8D64" w:rsidR="00DF6393" w:rsidRPr="008A6ADC" w:rsidDel="008A6ADC" w:rsidRDefault="00DF6393">
            <w:pPr>
              <w:spacing w:after="200" w:line="360" w:lineRule="auto"/>
              <w:jc w:val="both"/>
              <w:rPr>
                <w:del w:id="269" w:author="Волков Сергей" w:date="2026-10-06T18:49:00Z"/>
                <w:rFonts w:ascii="Times New Roman" w:eastAsiaTheme="minorEastAsia" w:hAnsi="Times New Roman"/>
                <w:b/>
                <w:sz w:val="22"/>
                <w:szCs w:val="22"/>
              </w:rPr>
              <w:pPrChange w:id="270" w:author="Волков Сергей" w:date="2026-10-06T18:49:00Z">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pPr>
              </w:pPrChange>
            </w:pPr>
            <w:del w:id="271" w:author="Волков Сергей" w:date="2026-10-06T18:49:00Z">
              <w:r w:rsidRPr="008A6ADC" w:rsidDel="008A6ADC">
                <w:rPr>
                  <w:rFonts w:ascii="Times New Roman" w:eastAsiaTheme="minorEastAsia" w:hAnsi="Times New Roman"/>
                  <w:b/>
                  <w:sz w:val="22"/>
                  <w:szCs w:val="22"/>
                </w:rPr>
                <w:delText>Result</w:delText>
              </w:r>
            </w:del>
          </w:p>
        </w:tc>
      </w:tr>
      <w:tr w:rsidR="00FF5D1F" w:rsidRPr="00BB7604" w:rsidDel="008A6ADC" w14:paraId="235DE3DB" w14:textId="77777777" w:rsidTr="005A1D54">
        <w:trPr>
          <w:gridAfter w:val="1"/>
          <w:wAfter w:w="277" w:type="dxa"/>
          <w:del w:id="272" w:author="Волков Сергей" w:date="2026-10-06T18:49:00Z"/>
        </w:trPr>
        <w:tc>
          <w:tcPr>
            <w:tcW w:w="3211" w:type="dxa"/>
          </w:tcPr>
          <w:p w14:paraId="2220FD27" w14:textId="45DBAC8B" w:rsidR="00DF6393" w:rsidRPr="008A6ADC" w:rsidDel="008A6ADC" w:rsidRDefault="00DF6393">
            <w:pPr>
              <w:spacing w:after="200" w:line="360" w:lineRule="auto"/>
              <w:jc w:val="both"/>
              <w:rPr>
                <w:del w:id="273" w:author="Волков Сергей" w:date="2026-10-06T18:49:00Z"/>
                <w:rFonts w:ascii="Times New Roman" w:eastAsiaTheme="minorEastAsia" w:hAnsi="Times New Roman"/>
                <w:sz w:val="22"/>
                <w:szCs w:val="22"/>
              </w:rPr>
              <w:pPrChange w:id="274" w:author="Волков Сергей" w:date="2026-10-06T18:49:00Z">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pPr>
              </w:pPrChange>
            </w:pPr>
            <w:del w:id="275" w:author="Волков Сергей" w:date="2026-10-06T18:49:00Z">
              <w:r w:rsidRPr="008A6ADC" w:rsidDel="008A6ADC">
                <w:rPr>
                  <w:rFonts w:ascii="Times New Roman" w:eastAsiaTheme="minorEastAsia" w:hAnsi="Times New Roman"/>
                  <w:sz w:val="22"/>
                  <w:szCs w:val="22"/>
                </w:rPr>
                <w:delText>bpm</w:delText>
              </w:r>
              <w:r w:rsidRPr="00BB7604" w:rsidDel="008A6ADC">
                <w:rPr>
                  <w:rFonts w:ascii="Times New Roman" w:eastAsiaTheme="minorEastAsia" w:hAnsi="Times New Roman"/>
                  <w:sz w:val="24"/>
                </w:rPr>
                <w:delText>Disbursement</w:delText>
              </w:r>
              <w:r w:rsidRPr="008A6ADC" w:rsidDel="008A6ADC">
                <w:rPr>
                  <w:rFonts w:ascii="Times New Roman" w:eastAsiaTheme="minorEastAsia" w:hAnsi="Times New Roman"/>
                  <w:sz w:val="22"/>
                  <w:szCs w:val="22"/>
                </w:rPr>
                <w:delText>Request</w:delText>
              </w:r>
            </w:del>
          </w:p>
        </w:tc>
        <w:tc>
          <w:tcPr>
            <w:tcW w:w="3208" w:type="dxa"/>
          </w:tcPr>
          <w:p w14:paraId="669C8DE4" w14:textId="71FC620F" w:rsidR="00DF6393" w:rsidRPr="008A6ADC" w:rsidDel="008A6ADC" w:rsidRDefault="00DF6393">
            <w:pPr>
              <w:spacing w:after="200" w:line="360" w:lineRule="auto"/>
              <w:jc w:val="both"/>
              <w:rPr>
                <w:del w:id="276" w:author="Волков Сергей" w:date="2026-10-06T18:49:00Z"/>
                <w:rFonts w:ascii="Times New Roman" w:eastAsiaTheme="minorEastAsia" w:hAnsi="Times New Roman"/>
                <w:sz w:val="22"/>
                <w:szCs w:val="22"/>
              </w:rPr>
              <w:pPrChange w:id="277" w:author="Волков Сергей" w:date="2026-10-06T18:49:00Z">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pPr>
              </w:pPrChange>
            </w:pPr>
            <w:del w:id="278" w:author="Волков Сергей" w:date="2026-10-06T18:49:00Z">
              <w:r w:rsidRPr="00BB7604" w:rsidDel="008A6ADC">
                <w:rPr>
                  <w:rFonts w:ascii="Times New Roman" w:eastAsiaTheme="minorEastAsia" w:hAnsi="Times New Roman"/>
                  <w:sz w:val="24"/>
                </w:rPr>
                <w:delText>BPM Disbursement</w:delText>
              </w:r>
              <w:r w:rsidRPr="008A6ADC" w:rsidDel="008A6ADC">
                <w:rPr>
                  <w:rFonts w:ascii="Times New Roman" w:eastAsiaTheme="minorEastAsia" w:hAnsi="Times New Roman"/>
                  <w:sz w:val="24"/>
                </w:rPr>
                <w:delText xml:space="preserve"> </w:delText>
              </w:r>
              <w:r w:rsidRPr="008A6ADC" w:rsidDel="008A6ADC">
                <w:rPr>
                  <w:rFonts w:ascii="Times New Roman" w:eastAsiaTheme="minorEastAsia" w:hAnsi="Times New Roman"/>
                  <w:sz w:val="22"/>
                  <w:szCs w:val="22"/>
                </w:rPr>
                <w:delText>Request</w:delText>
              </w:r>
            </w:del>
          </w:p>
        </w:tc>
        <w:tc>
          <w:tcPr>
            <w:tcW w:w="3208" w:type="dxa"/>
          </w:tcPr>
          <w:p w14:paraId="1EFC6408" w14:textId="2527E66F" w:rsidR="00DF6393" w:rsidRPr="008A6ADC" w:rsidDel="008A6ADC" w:rsidRDefault="00DF6393">
            <w:pPr>
              <w:spacing w:after="200" w:line="360" w:lineRule="auto"/>
              <w:jc w:val="both"/>
              <w:rPr>
                <w:del w:id="279" w:author="Волков Сергей" w:date="2026-10-06T18:49:00Z"/>
                <w:rFonts w:ascii="Times New Roman" w:eastAsiaTheme="minorEastAsia" w:hAnsi="Times New Roman"/>
                <w:sz w:val="22"/>
                <w:szCs w:val="22"/>
              </w:rPr>
              <w:pPrChange w:id="280" w:author="Волков Сергей" w:date="2026-10-06T18:49:00Z">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pPr>
              </w:pPrChange>
            </w:pPr>
            <w:del w:id="281" w:author="Волков Сергей" w:date="2026-10-06T18:49:00Z">
              <w:r w:rsidRPr="008A6ADC" w:rsidDel="008A6ADC">
                <w:rPr>
                  <w:rFonts w:ascii="Times New Roman" w:eastAsiaTheme="minorEastAsia" w:hAnsi="Times New Roman"/>
                  <w:sz w:val="22"/>
                  <w:szCs w:val="22"/>
                </w:rPr>
                <w:delText>Requested</w:delText>
              </w:r>
            </w:del>
          </w:p>
        </w:tc>
      </w:tr>
    </w:tbl>
    <w:p w14:paraId="0959E8D1" w14:textId="0CB52893" w:rsidR="000474F8" w:rsidRPr="008A6ADC" w:rsidDel="008A6ADC" w:rsidRDefault="000474F8" w:rsidP="008A6ADC">
      <w:pPr>
        <w:spacing w:after="200" w:line="360" w:lineRule="auto"/>
        <w:jc w:val="both"/>
        <w:rPr>
          <w:del w:id="282" w:author="Волков Сергей" w:date="2026-10-06T18:49:00Z"/>
          <w:rFonts w:ascii="Times New Roman" w:eastAsiaTheme="minorEastAsia" w:hAnsi="Times New Roman"/>
          <w:sz w:val="24"/>
        </w:rPr>
      </w:pPr>
    </w:p>
    <w:p w14:paraId="3F90664E" w14:textId="5B249C2B" w:rsidR="009C0BE8" w:rsidRPr="00BB7604" w:rsidDel="008A6ADC" w:rsidRDefault="009C0BE8" w:rsidP="00CE2199">
      <w:pPr>
        <w:spacing w:after="200" w:line="360" w:lineRule="auto"/>
        <w:jc w:val="both"/>
        <w:rPr>
          <w:del w:id="283" w:author="Волков Сергей" w:date="2026-10-06T18:49:00Z"/>
          <w:rFonts w:ascii="Times New Roman" w:eastAsiaTheme="minorEastAsia" w:hAnsi="Times New Roman"/>
          <w:sz w:val="24"/>
        </w:rPr>
      </w:pPr>
      <w:del w:id="284" w:author="Волков Сергей" w:date="2026-10-06T18:49:00Z">
        <w:r w:rsidRPr="00BB7604" w:rsidDel="008A6ADC">
          <w:rPr>
            <w:rFonts w:ascii="Times New Roman" w:eastAsiaTheme="minorEastAsia" w:hAnsi="Times New Roman"/>
            <w:sz w:val="24"/>
          </w:rPr>
          <w:delText>The form with a modal window waits for a response from the BPM Disbursement system. If no response is received within 1 minute, the modal window asks the user whether to continue waiting or close the Disbursement form.</w:delText>
        </w:r>
      </w:del>
    </w:p>
    <w:p w14:paraId="21B18C90" w14:textId="101C779D" w:rsidR="009C0BE8" w:rsidRPr="00BB7604" w:rsidDel="008A6ADC" w:rsidRDefault="009C0BE8" w:rsidP="0062748F">
      <w:pPr>
        <w:spacing w:after="200" w:line="360" w:lineRule="auto"/>
        <w:jc w:val="both"/>
        <w:rPr>
          <w:del w:id="285" w:author="Волков Сергей" w:date="2026-10-06T18:49:00Z"/>
          <w:rFonts w:ascii="Times New Roman" w:eastAsiaTheme="minorEastAsia" w:hAnsi="Times New Roman"/>
          <w:sz w:val="24"/>
        </w:rPr>
      </w:pPr>
      <w:del w:id="286" w:author="Волков Сергей" w:date="2026-10-06T18:49:00Z">
        <w:r w:rsidRPr="00BB7604" w:rsidDel="008A6ADC">
          <w:rPr>
            <w:rFonts w:ascii="Times New Roman" w:eastAsiaTheme="minorEastAsia" w:hAnsi="Times New Roman"/>
            <w:sz w:val="24"/>
          </w:rPr>
          <w:delText>If the user agrees to wait on the form, the system waits for another minute, after which it prompts the user again to decide whether to continue waiting or close the form. If the user clicks to close the form, the form is closed, but the process continues to await the response message. The Disbursement Request task is closed.</w:delText>
        </w:r>
      </w:del>
    </w:p>
    <w:p w14:paraId="776060AF" w14:textId="4EC30A1A" w:rsidR="00A27FF3" w:rsidRPr="00BB7604" w:rsidDel="008A6ADC" w:rsidRDefault="009C0BE8" w:rsidP="0062748F">
      <w:pPr>
        <w:spacing w:after="200" w:line="360" w:lineRule="auto"/>
        <w:jc w:val="both"/>
        <w:rPr>
          <w:del w:id="287" w:author="Волков Сергей" w:date="2026-10-06T18:49:00Z"/>
          <w:rFonts w:ascii="Times New Roman" w:eastAsiaTheme="minorEastAsia" w:hAnsi="Times New Roman"/>
          <w:sz w:val="22"/>
          <w:szCs w:val="22"/>
        </w:rPr>
      </w:pPr>
      <w:del w:id="288" w:author="Волков Сергей" w:date="2026-10-06T18:49:00Z">
        <w:r w:rsidRPr="00BB7604" w:rsidDel="008A6ADC">
          <w:rPr>
            <w:rFonts w:ascii="Times New Roman" w:eastAsiaTheme="minorEastAsia" w:hAnsi="Times New Roman"/>
            <w:sz w:val="24"/>
          </w:rPr>
          <w:delText>If a positive response is received, the following stage is formed:</w:delText>
        </w:r>
      </w:del>
    </w:p>
    <w:tbl>
      <w:tblPr>
        <w:tblStyle w:val="TableGrid"/>
        <w:tblW w:w="5000" w:type="pct"/>
        <w:tblCellMar>
          <w:top w:w="57" w:type="dxa"/>
          <w:bottom w:w="57" w:type="dxa"/>
        </w:tblCellMar>
        <w:tblLook w:val="04A0" w:firstRow="1" w:lastRow="0" w:firstColumn="1" w:lastColumn="0" w:noHBand="0" w:noVBand="1"/>
      </w:tblPr>
      <w:tblGrid>
        <w:gridCol w:w="3211"/>
        <w:gridCol w:w="3208"/>
        <w:gridCol w:w="3208"/>
      </w:tblGrid>
      <w:tr w:rsidR="00FF5D1F" w:rsidRPr="00BB7604" w:rsidDel="008A6ADC" w14:paraId="2F505F41" w14:textId="77777777" w:rsidTr="00CE2B96">
        <w:trPr>
          <w:del w:id="289" w:author="Волков Сергей" w:date="2026-10-06T18:49:00Z"/>
        </w:trPr>
        <w:tc>
          <w:tcPr>
            <w:tcW w:w="3211" w:type="dxa"/>
            <w:shd w:val="clear" w:color="auto" w:fill="F2F2F2" w:themeFill="background1" w:themeFillShade="F2"/>
          </w:tcPr>
          <w:p w14:paraId="02B1AB83" w14:textId="599926C8" w:rsidR="00A27FF3" w:rsidRPr="008A6ADC" w:rsidDel="008A6ADC" w:rsidRDefault="00A27FF3">
            <w:pPr>
              <w:spacing w:after="200" w:line="360" w:lineRule="auto"/>
              <w:jc w:val="both"/>
              <w:rPr>
                <w:del w:id="290" w:author="Волков Сергей" w:date="2026-10-06T18:49:00Z"/>
                <w:rFonts w:ascii="Times New Roman" w:eastAsiaTheme="minorEastAsia" w:hAnsi="Times New Roman"/>
                <w:b/>
                <w:sz w:val="22"/>
                <w:szCs w:val="22"/>
              </w:rPr>
              <w:pPrChange w:id="291" w:author="Волков Сергей" w:date="2026-10-06T18:49:00Z">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pPr>
              </w:pPrChange>
            </w:pPr>
            <w:del w:id="292" w:author="Волков Сергей" w:date="2026-10-06T18:49:00Z">
              <w:r w:rsidRPr="008A6ADC" w:rsidDel="008A6ADC">
                <w:rPr>
                  <w:rFonts w:ascii="Times New Roman" w:eastAsiaTheme="minorEastAsia" w:hAnsi="Times New Roman"/>
                  <w:b/>
                  <w:sz w:val="22"/>
                  <w:szCs w:val="22"/>
                </w:rPr>
                <w:delText>Stage Sys</w:delText>
              </w:r>
              <w:r w:rsidRPr="00BB7604" w:rsidDel="008A6ADC">
                <w:rPr>
                  <w:rFonts w:ascii="Times New Roman" w:eastAsiaTheme="minorEastAsia" w:hAnsi="Times New Roman"/>
                  <w:b/>
                  <w:sz w:val="22"/>
                  <w:szCs w:val="22"/>
                </w:rPr>
                <w:delText xml:space="preserve"> </w:delText>
              </w:r>
              <w:r w:rsidRPr="008A6ADC" w:rsidDel="008A6ADC">
                <w:rPr>
                  <w:rFonts w:ascii="Times New Roman" w:eastAsiaTheme="minorEastAsia" w:hAnsi="Times New Roman"/>
                  <w:b/>
                  <w:sz w:val="22"/>
                  <w:szCs w:val="22"/>
                </w:rPr>
                <w:delText>Name</w:delText>
              </w:r>
            </w:del>
          </w:p>
        </w:tc>
        <w:tc>
          <w:tcPr>
            <w:tcW w:w="3208" w:type="dxa"/>
            <w:shd w:val="clear" w:color="auto" w:fill="F2F2F2" w:themeFill="background1" w:themeFillShade="F2"/>
          </w:tcPr>
          <w:p w14:paraId="750D8166" w14:textId="19BC7316" w:rsidR="00A27FF3" w:rsidRPr="008A6ADC" w:rsidDel="008A6ADC" w:rsidRDefault="00A27FF3">
            <w:pPr>
              <w:spacing w:after="200" w:line="360" w:lineRule="auto"/>
              <w:jc w:val="both"/>
              <w:rPr>
                <w:del w:id="293" w:author="Волков Сергей" w:date="2026-10-06T18:49:00Z"/>
                <w:rFonts w:ascii="Times New Roman" w:eastAsiaTheme="minorEastAsia" w:hAnsi="Times New Roman"/>
                <w:b/>
                <w:sz w:val="22"/>
                <w:szCs w:val="22"/>
              </w:rPr>
              <w:pPrChange w:id="294" w:author="Волков Сергей" w:date="2026-10-06T18:49:00Z">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pPr>
              </w:pPrChange>
            </w:pPr>
            <w:del w:id="295" w:author="Волков Сергей" w:date="2026-10-06T18:49:00Z">
              <w:r w:rsidRPr="008A6ADC" w:rsidDel="008A6ADC">
                <w:rPr>
                  <w:rFonts w:ascii="Times New Roman" w:eastAsiaTheme="minorEastAsia" w:hAnsi="Times New Roman"/>
                  <w:b/>
                  <w:sz w:val="22"/>
                  <w:szCs w:val="22"/>
                </w:rPr>
                <w:delText>Stage Type</w:delText>
              </w:r>
            </w:del>
          </w:p>
        </w:tc>
        <w:tc>
          <w:tcPr>
            <w:tcW w:w="3208" w:type="dxa"/>
            <w:shd w:val="clear" w:color="auto" w:fill="F2F2F2" w:themeFill="background1" w:themeFillShade="F2"/>
          </w:tcPr>
          <w:p w14:paraId="222A2AD5" w14:textId="74F5E09F" w:rsidR="00A27FF3" w:rsidRPr="008A6ADC" w:rsidDel="008A6ADC" w:rsidRDefault="00A27FF3">
            <w:pPr>
              <w:spacing w:after="200" w:line="360" w:lineRule="auto"/>
              <w:jc w:val="both"/>
              <w:rPr>
                <w:del w:id="296" w:author="Волков Сергей" w:date="2026-10-06T18:49:00Z"/>
                <w:rFonts w:ascii="Times New Roman" w:eastAsiaTheme="minorEastAsia" w:hAnsi="Times New Roman"/>
                <w:b/>
                <w:sz w:val="22"/>
                <w:szCs w:val="22"/>
              </w:rPr>
              <w:pPrChange w:id="297" w:author="Волков Сергей" w:date="2026-10-06T18:49:00Z">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pPr>
              </w:pPrChange>
            </w:pPr>
            <w:del w:id="298" w:author="Волков Сергей" w:date="2026-10-06T18:49:00Z">
              <w:r w:rsidRPr="008A6ADC" w:rsidDel="008A6ADC">
                <w:rPr>
                  <w:rFonts w:ascii="Times New Roman" w:eastAsiaTheme="minorEastAsia" w:hAnsi="Times New Roman"/>
                  <w:b/>
                  <w:sz w:val="22"/>
                  <w:szCs w:val="22"/>
                </w:rPr>
                <w:delText>Result</w:delText>
              </w:r>
            </w:del>
          </w:p>
        </w:tc>
      </w:tr>
      <w:tr w:rsidR="00FF5D1F" w:rsidRPr="00BB7604" w:rsidDel="008A6ADC" w14:paraId="487136B0" w14:textId="77777777" w:rsidTr="00CE2B96">
        <w:trPr>
          <w:del w:id="299" w:author="Волков Сергей" w:date="2026-10-06T18:49:00Z"/>
        </w:trPr>
        <w:tc>
          <w:tcPr>
            <w:tcW w:w="3211" w:type="dxa"/>
          </w:tcPr>
          <w:p w14:paraId="66A5E431" w14:textId="7B3DD9FB" w:rsidR="00A27FF3" w:rsidRPr="008A6ADC" w:rsidDel="008A6ADC" w:rsidRDefault="00A27FF3">
            <w:pPr>
              <w:spacing w:after="200" w:line="360" w:lineRule="auto"/>
              <w:jc w:val="both"/>
              <w:rPr>
                <w:del w:id="300" w:author="Волков Сергей" w:date="2026-10-06T18:49:00Z"/>
                <w:rFonts w:ascii="Times New Roman" w:eastAsiaTheme="minorEastAsia" w:hAnsi="Times New Roman"/>
                <w:sz w:val="22"/>
                <w:szCs w:val="22"/>
              </w:rPr>
              <w:pPrChange w:id="301" w:author="Волков Сергей" w:date="2026-10-06T18:49:00Z">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pPr>
              </w:pPrChange>
            </w:pPr>
            <w:del w:id="302" w:author="Волков Сергей" w:date="2026-10-06T18:49:00Z">
              <w:r w:rsidRPr="008A6ADC" w:rsidDel="008A6ADC">
                <w:rPr>
                  <w:rFonts w:ascii="Times New Roman" w:eastAsiaTheme="minorEastAsia" w:hAnsi="Times New Roman"/>
                  <w:sz w:val="22"/>
                  <w:szCs w:val="22"/>
                </w:rPr>
                <w:lastRenderedPageBreak/>
                <w:delText>bpm</w:delText>
              </w:r>
              <w:r w:rsidRPr="00BB7604" w:rsidDel="008A6ADC">
                <w:rPr>
                  <w:rFonts w:ascii="Times New Roman" w:eastAsiaTheme="minorEastAsia" w:hAnsi="Times New Roman"/>
                  <w:sz w:val="24"/>
                </w:rPr>
                <w:delText>Disbursement</w:delText>
              </w:r>
              <w:r w:rsidRPr="008A6ADC" w:rsidDel="008A6ADC">
                <w:rPr>
                  <w:rFonts w:ascii="Times New Roman" w:eastAsiaTheme="minorEastAsia" w:hAnsi="Times New Roman"/>
                  <w:sz w:val="22"/>
                  <w:szCs w:val="22"/>
                </w:rPr>
                <w:delText>Completed</w:delText>
              </w:r>
            </w:del>
          </w:p>
        </w:tc>
        <w:tc>
          <w:tcPr>
            <w:tcW w:w="3208" w:type="dxa"/>
          </w:tcPr>
          <w:p w14:paraId="05300D96" w14:textId="452F5022" w:rsidR="00A27FF3" w:rsidRPr="008A6ADC" w:rsidDel="008A6ADC" w:rsidRDefault="00A27FF3">
            <w:pPr>
              <w:spacing w:after="200" w:line="360" w:lineRule="auto"/>
              <w:jc w:val="both"/>
              <w:rPr>
                <w:del w:id="303" w:author="Волков Сергей" w:date="2026-10-06T18:49:00Z"/>
                <w:rFonts w:ascii="Times New Roman" w:eastAsiaTheme="minorEastAsia" w:hAnsi="Times New Roman"/>
                <w:sz w:val="22"/>
                <w:szCs w:val="22"/>
              </w:rPr>
              <w:pPrChange w:id="304" w:author="Волков Сергей" w:date="2026-10-06T18:49:00Z">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pPr>
              </w:pPrChange>
            </w:pPr>
            <w:del w:id="305" w:author="Волков Сергей" w:date="2026-10-06T18:49:00Z">
              <w:r w:rsidRPr="00BB7604" w:rsidDel="008A6ADC">
                <w:rPr>
                  <w:rFonts w:ascii="Times New Roman" w:eastAsiaTheme="minorEastAsia" w:hAnsi="Times New Roman"/>
                  <w:sz w:val="24"/>
                </w:rPr>
                <w:delText>BPM Disbursement</w:delText>
              </w:r>
              <w:r w:rsidRPr="008A6ADC" w:rsidDel="008A6ADC">
                <w:rPr>
                  <w:rFonts w:ascii="Times New Roman" w:eastAsiaTheme="minorEastAsia" w:hAnsi="Times New Roman"/>
                  <w:sz w:val="24"/>
                </w:rPr>
                <w:delText xml:space="preserve"> </w:delText>
              </w:r>
              <w:r w:rsidRPr="008A6ADC" w:rsidDel="008A6ADC">
                <w:rPr>
                  <w:rFonts w:ascii="Times New Roman" w:eastAsiaTheme="minorEastAsia" w:hAnsi="Times New Roman"/>
                  <w:sz w:val="22"/>
                  <w:szCs w:val="22"/>
                </w:rPr>
                <w:delText>Completed</w:delText>
              </w:r>
            </w:del>
          </w:p>
        </w:tc>
        <w:tc>
          <w:tcPr>
            <w:tcW w:w="3208" w:type="dxa"/>
          </w:tcPr>
          <w:p w14:paraId="1F85E88B" w14:textId="0CCEAB8D" w:rsidR="00A27FF3" w:rsidRPr="008A6ADC" w:rsidDel="008A6ADC" w:rsidRDefault="00A27FF3">
            <w:pPr>
              <w:spacing w:after="200" w:line="360" w:lineRule="auto"/>
              <w:jc w:val="both"/>
              <w:rPr>
                <w:del w:id="306" w:author="Волков Сергей" w:date="2026-10-06T18:49:00Z"/>
                <w:rFonts w:ascii="Times New Roman" w:eastAsiaTheme="minorEastAsia" w:hAnsi="Times New Roman"/>
                <w:sz w:val="22"/>
                <w:szCs w:val="22"/>
              </w:rPr>
              <w:pPrChange w:id="307" w:author="Волков Сергей" w:date="2026-10-06T18:49:00Z">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pPr>
              </w:pPrChange>
            </w:pPr>
            <w:del w:id="308" w:author="Волков Сергей" w:date="2026-10-06T18:49:00Z">
              <w:r w:rsidRPr="008A6ADC" w:rsidDel="008A6ADC">
                <w:rPr>
                  <w:rFonts w:ascii="Times New Roman" w:eastAsiaTheme="minorEastAsia" w:hAnsi="Times New Roman"/>
                  <w:sz w:val="22"/>
                  <w:szCs w:val="22"/>
                </w:rPr>
                <w:delText>Completed</w:delText>
              </w:r>
            </w:del>
          </w:p>
        </w:tc>
      </w:tr>
    </w:tbl>
    <w:p w14:paraId="2FCA318D" w14:textId="34168412" w:rsidR="00A27FF3" w:rsidRPr="008A6ADC" w:rsidDel="008A6ADC" w:rsidRDefault="00A27FF3" w:rsidP="008A6ADC">
      <w:pPr>
        <w:spacing w:after="200" w:line="360" w:lineRule="auto"/>
        <w:jc w:val="both"/>
        <w:rPr>
          <w:del w:id="309" w:author="Волков Сергей" w:date="2026-10-06T18:49:00Z"/>
          <w:rFonts w:ascii="Times New Roman" w:eastAsiaTheme="minorEastAsia" w:hAnsi="Times New Roman"/>
          <w:sz w:val="24"/>
        </w:rPr>
      </w:pPr>
    </w:p>
    <w:p w14:paraId="018D1655" w14:textId="3DAB31EE" w:rsidR="00A27FF3" w:rsidRPr="00BB7604" w:rsidDel="008A6ADC" w:rsidRDefault="009C0BE8" w:rsidP="008A6ADC">
      <w:pPr>
        <w:spacing w:after="200" w:line="360" w:lineRule="auto"/>
        <w:jc w:val="both"/>
        <w:rPr>
          <w:del w:id="310" w:author="Волков Сергей" w:date="2026-10-06T18:49:00Z"/>
          <w:rFonts w:ascii="Times New Roman" w:eastAsiaTheme="minorEastAsia" w:hAnsi="Times New Roman"/>
          <w:sz w:val="22"/>
          <w:szCs w:val="22"/>
        </w:rPr>
      </w:pPr>
      <w:del w:id="311" w:author="Волков Сергей" w:date="2026-10-06T18:49:00Z">
        <w:r w:rsidRPr="00BB7604" w:rsidDel="008A6ADC">
          <w:rPr>
            <w:rFonts w:ascii="Times New Roman" w:eastAsiaTheme="minorEastAsia" w:hAnsi="Times New Roman"/>
            <w:sz w:val="22"/>
            <w:szCs w:val="22"/>
          </w:rPr>
          <w:delText>If a negative response is received, the following stage is formed:</w:delText>
        </w:r>
      </w:del>
    </w:p>
    <w:tbl>
      <w:tblPr>
        <w:tblStyle w:val="TableGrid"/>
        <w:tblW w:w="5000" w:type="pct"/>
        <w:tblCellMar>
          <w:top w:w="57" w:type="dxa"/>
          <w:bottom w:w="57" w:type="dxa"/>
        </w:tblCellMar>
        <w:tblLook w:val="04A0" w:firstRow="1" w:lastRow="0" w:firstColumn="1" w:lastColumn="0" w:noHBand="0" w:noVBand="1"/>
      </w:tblPr>
      <w:tblGrid>
        <w:gridCol w:w="3211"/>
        <w:gridCol w:w="3208"/>
        <w:gridCol w:w="3208"/>
      </w:tblGrid>
      <w:tr w:rsidR="00045F64" w:rsidRPr="00BB7604" w:rsidDel="008A6ADC" w14:paraId="190A8C4C" w14:textId="77777777" w:rsidTr="00CE2B96">
        <w:trPr>
          <w:del w:id="312" w:author="Волков Сергей" w:date="2026-10-06T18:49:00Z"/>
        </w:trPr>
        <w:tc>
          <w:tcPr>
            <w:tcW w:w="3211" w:type="dxa"/>
            <w:shd w:val="clear" w:color="auto" w:fill="F2F2F2" w:themeFill="background1" w:themeFillShade="F2"/>
          </w:tcPr>
          <w:p w14:paraId="3C1D6336" w14:textId="7F244532" w:rsidR="00A27FF3" w:rsidRPr="008A6ADC" w:rsidDel="008A6ADC" w:rsidRDefault="00A27FF3">
            <w:pPr>
              <w:spacing w:after="200" w:line="360" w:lineRule="auto"/>
              <w:jc w:val="both"/>
              <w:rPr>
                <w:del w:id="313" w:author="Волков Сергей" w:date="2026-10-06T18:49:00Z"/>
                <w:rFonts w:ascii="Times New Roman" w:eastAsiaTheme="minorEastAsia" w:hAnsi="Times New Roman"/>
                <w:b/>
                <w:sz w:val="22"/>
                <w:szCs w:val="22"/>
              </w:rPr>
              <w:pPrChange w:id="314" w:author="Волков Сергей" w:date="2026-10-06T18:49:00Z">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pPr>
              </w:pPrChange>
            </w:pPr>
            <w:del w:id="315" w:author="Волков Сергей" w:date="2026-10-06T18:49:00Z">
              <w:r w:rsidRPr="008A6ADC" w:rsidDel="008A6ADC">
                <w:rPr>
                  <w:rFonts w:ascii="Times New Roman" w:eastAsiaTheme="minorEastAsia" w:hAnsi="Times New Roman"/>
                  <w:b/>
                  <w:sz w:val="22"/>
                  <w:szCs w:val="22"/>
                </w:rPr>
                <w:delText>Stage Sys</w:delText>
              </w:r>
              <w:r w:rsidRPr="00BB7604" w:rsidDel="008A6ADC">
                <w:rPr>
                  <w:rFonts w:ascii="Times New Roman" w:eastAsiaTheme="minorEastAsia" w:hAnsi="Times New Roman"/>
                  <w:b/>
                  <w:sz w:val="22"/>
                  <w:szCs w:val="22"/>
                </w:rPr>
                <w:delText xml:space="preserve"> </w:delText>
              </w:r>
              <w:r w:rsidRPr="008A6ADC" w:rsidDel="008A6ADC">
                <w:rPr>
                  <w:rFonts w:ascii="Times New Roman" w:eastAsiaTheme="minorEastAsia" w:hAnsi="Times New Roman"/>
                  <w:b/>
                  <w:sz w:val="22"/>
                  <w:szCs w:val="22"/>
                </w:rPr>
                <w:delText>Name</w:delText>
              </w:r>
            </w:del>
          </w:p>
        </w:tc>
        <w:tc>
          <w:tcPr>
            <w:tcW w:w="3208" w:type="dxa"/>
            <w:shd w:val="clear" w:color="auto" w:fill="F2F2F2" w:themeFill="background1" w:themeFillShade="F2"/>
          </w:tcPr>
          <w:p w14:paraId="4E73E456" w14:textId="13440889" w:rsidR="00A27FF3" w:rsidRPr="008A6ADC" w:rsidDel="008A6ADC" w:rsidRDefault="00A27FF3">
            <w:pPr>
              <w:spacing w:after="200" w:line="360" w:lineRule="auto"/>
              <w:jc w:val="both"/>
              <w:rPr>
                <w:del w:id="316" w:author="Волков Сергей" w:date="2026-10-06T18:49:00Z"/>
                <w:rFonts w:ascii="Times New Roman" w:eastAsiaTheme="minorEastAsia" w:hAnsi="Times New Roman"/>
                <w:b/>
                <w:sz w:val="22"/>
                <w:szCs w:val="22"/>
              </w:rPr>
              <w:pPrChange w:id="317" w:author="Волков Сергей" w:date="2026-10-06T18:49:00Z">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pPr>
              </w:pPrChange>
            </w:pPr>
            <w:del w:id="318" w:author="Волков Сергей" w:date="2026-10-06T18:49:00Z">
              <w:r w:rsidRPr="008A6ADC" w:rsidDel="008A6ADC">
                <w:rPr>
                  <w:rFonts w:ascii="Times New Roman" w:eastAsiaTheme="minorEastAsia" w:hAnsi="Times New Roman"/>
                  <w:b/>
                  <w:sz w:val="22"/>
                  <w:szCs w:val="22"/>
                </w:rPr>
                <w:delText>Stage Type</w:delText>
              </w:r>
            </w:del>
          </w:p>
        </w:tc>
        <w:tc>
          <w:tcPr>
            <w:tcW w:w="3208" w:type="dxa"/>
            <w:shd w:val="clear" w:color="auto" w:fill="F2F2F2" w:themeFill="background1" w:themeFillShade="F2"/>
          </w:tcPr>
          <w:p w14:paraId="4F0B894A" w14:textId="36C15F1F" w:rsidR="00A27FF3" w:rsidRPr="008A6ADC" w:rsidDel="008A6ADC" w:rsidRDefault="00A27FF3">
            <w:pPr>
              <w:spacing w:after="200" w:line="360" w:lineRule="auto"/>
              <w:jc w:val="both"/>
              <w:rPr>
                <w:del w:id="319" w:author="Волков Сергей" w:date="2026-10-06T18:49:00Z"/>
                <w:rFonts w:ascii="Times New Roman" w:eastAsiaTheme="minorEastAsia" w:hAnsi="Times New Roman"/>
                <w:b/>
                <w:sz w:val="22"/>
                <w:szCs w:val="22"/>
              </w:rPr>
              <w:pPrChange w:id="320" w:author="Волков Сергей" w:date="2026-10-06T18:49:00Z">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pPr>
              </w:pPrChange>
            </w:pPr>
            <w:del w:id="321" w:author="Волков Сергей" w:date="2026-10-06T18:49:00Z">
              <w:r w:rsidRPr="008A6ADC" w:rsidDel="008A6ADC">
                <w:rPr>
                  <w:rFonts w:ascii="Times New Roman" w:eastAsiaTheme="minorEastAsia" w:hAnsi="Times New Roman"/>
                  <w:b/>
                  <w:sz w:val="22"/>
                  <w:szCs w:val="22"/>
                </w:rPr>
                <w:delText>Result</w:delText>
              </w:r>
            </w:del>
          </w:p>
        </w:tc>
      </w:tr>
      <w:tr w:rsidR="00045F64" w:rsidRPr="00BB7604" w:rsidDel="008A6ADC" w14:paraId="5F06414C" w14:textId="77777777" w:rsidTr="00CE2B96">
        <w:trPr>
          <w:del w:id="322" w:author="Волков Сергей" w:date="2026-10-06T18:49:00Z"/>
        </w:trPr>
        <w:tc>
          <w:tcPr>
            <w:tcW w:w="3211" w:type="dxa"/>
          </w:tcPr>
          <w:p w14:paraId="4B15F2BC" w14:textId="348062C2" w:rsidR="00A27FF3" w:rsidRPr="008A6ADC" w:rsidDel="008A6ADC" w:rsidRDefault="00A27FF3">
            <w:pPr>
              <w:spacing w:after="200" w:line="360" w:lineRule="auto"/>
              <w:jc w:val="both"/>
              <w:rPr>
                <w:del w:id="323" w:author="Волков Сергей" w:date="2026-10-06T18:49:00Z"/>
                <w:rFonts w:ascii="Times New Roman" w:eastAsiaTheme="minorEastAsia" w:hAnsi="Times New Roman"/>
                <w:sz w:val="22"/>
                <w:szCs w:val="22"/>
              </w:rPr>
              <w:pPrChange w:id="324" w:author="Волков Сергей" w:date="2026-10-06T18:49:00Z">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pPr>
              </w:pPrChange>
            </w:pPr>
            <w:del w:id="325" w:author="Волков Сергей" w:date="2026-10-06T18:49:00Z">
              <w:r w:rsidRPr="008A6ADC" w:rsidDel="008A6ADC">
                <w:rPr>
                  <w:rFonts w:ascii="Times New Roman" w:eastAsiaTheme="minorEastAsia" w:hAnsi="Times New Roman"/>
                  <w:sz w:val="22"/>
                  <w:szCs w:val="22"/>
                </w:rPr>
                <w:delText>bpm</w:delText>
              </w:r>
              <w:r w:rsidRPr="00BB7604" w:rsidDel="008A6ADC">
                <w:rPr>
                  <w:rFonts w:ascii="Times New Roman" w:eastAsiaTheme="minorEastAsia" w:hAnsi="Times New Roman"/>
                  <w:sz w:val="24"/>
                </w:rPr>
                <w:delText>Disbursement</w:delText>
              </w:r>
              <w:r w:rsidRPr="008A6ADC" w:rsidDel="008A6ADC">
                <w:rPr>
                  <w:rFonts w:ascii="Times New Roman" w:eastAsiaTheme="minorEastAsia" w:hAnsi="Times New Roman"/>
                  <w:sz w:val="22"/>
                  <w:szCs w:val="22"/>
                </w:rPr>
                <w:delText>Failed</w:delText>
              </w:r>
            </w:del>
          </w:p>
        </w:tc>
        <w:tc>
          <w:tcPr>
            <w:tcW w:w="3208" w:type="dxa"/>
          </w:tcPr>
          <w:p w14:paraId="240DE3ED" w14:textId="4E369969" w:rsidR="00A27FF3" w:rsidRPr="008A6ADC" w:rsidDel="008A6ADC" w:rsidRDefault="00A27FF3">
            <w:pPr>
              <w:spacing w:after="200" w:line="360" w:lineRule="auto"/>
              <w:jc w:val="both"/>
              <w:rPr>
                <w:del w:id="326" w:author="Волков Сергей" w:date="2026-10-06T18:49:00Z"/>
                <w:rFonts w:ascii="Times New Roman" w:eastAsiaTheme="minorEastAsia" w:hAnsi="Times New Roman"/>
                <w:sz w:val="22"/>
                <w:szCs w:val="22"/>
              </w:rPr>
              <w:pPrChange w:id="327" w:author="Волков Сергей" w:date="2026-10-06T18:49:00Z">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pPr>
              </w:pPrChange>
            </w:pPr>
            <w:del w:id="328" w:author="Волков Сергей" w:date="2026-10-06T18:49:00Z">
              <w:r w:rsidRPr="00BB7604" w:rsidDel="008A6ADC">
                <w:rPr>
                  <w:rFonts w:ascii="Times New Roman" w:eastAsiaTheme="minorEastAsia" w:hAnsi="Times New Roman"/>
                  <w:sz w:val="24"/>
                </w:rPr>
                <w:delText>BPM Disbursement</w:delText>
              </w:r>
              <w:r w:rsidRPr="008A6ADC" w:rsidDel="008A6ADC">
                <w:rPr>
                  <w:rFonts w:ascii="Times New Roman" w:eastAsiaTheme="minorEastAsia" w:hAnsi="Times New Roman"/>
                  <w:sz w:val="24"/>
                </w:rPr>
                <w:delText xml:space="preserve"> </w:delText>
              </w:r>
              <w:r w:rsidRPr="008A6ADC" w:rsidDel="008A6ADC">
                <w:rPr>
                  <w:rFonts w:ascii="Times New Roman" w:eastAsiaTheme="minorEastAsia" w:hAnsi="Times New Roman"/>
                  <w:sz w:val="22"/>
                  <w:szCs w:val="22"/>
                </w:rPr>
                <w:delText>Failed</w:delText>
              </w:r>
            </w:del>
          </w:p>
        </w:tc>
        <w:tc>
          <w:tcPr>
            <w:tcW w:w="3208" w:type="dxa"/>
          </w:tcPr>
          <w:p w14:paraId="43EDB578" w14:textId="14A4F345" w:rsidR="00A27FF3" w:rsidRPr="008A6ADC" w:rsidDel="008A6ADC" w:rsidRDefault="00A27FF3">
            <w:pPr>
              <w:spacing w:after="200" w:line="360" w:lineRule="auto"/>
              <w:jc w:val="both"/>
              <w:rPr>
                <w:del w:id="329" w:author="Волков Сергей" w:date="2026-10-06T18:49:00Z"/>
                <w:rFonts w:ascii="Times New Roman" w:eastAsiaTheme="minorEastAsia" w:hAnsi="Times New Roman"/>
                <w:sz w:val="22"/>
                <w:szCs w:val="22"/>
              </w:rPr>
              <w:pPrChange w:id="330" w:author="Волков Сергей" w:date="2026-10-06T18:49:00Z">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pPr>
              </w:pPrChange>
            </w:pPr>
            <w:del w:id="331" w:author="Волков Сергей" w:date="2026-10-06T18:49:00Z">
              <w:r w:rsidRPr="008A6ADC" w:rsidDel="008A6ADC">
                <w:rPr>
                  <w:rFonts w:ascii="Times New Roman" w:eastAsiaTheme="minorEastAsia" w:hAnsi="Times New Roman"/>
                  <w:sz w:val="22"/>
                  <w:szCs w:val="22"/>
                </w:rPr>
                <w:delText>Failed</w:delText>
              </w:r>
            </w:del>
          </w:p>
        </w:tc>
      </w:tr>
    </w:tbl>
    <w:p w14:paraId="1BEDF526" w14:textId="7DF1784A" w:rsidR="00A27FF3" w:rsidRPr="00BB7604" w:rsidDel="008A6ADC" w:rsidRDefault="009C0BE8" w:rsidP="008A6ADC">
      <w:pPr>
        <w:spacing w:after="200" w:line="360" w:lineRule="auto"/>
        <w:jc w:val="both"/>
        <w:rPr>
          <w:del w:id="332" w:author="Волков Сергей" w:date="2026-10-06T18:49:00Z"/>
          <w:rFonts w:ascii="Times New Roman" w:eastAsiaTheme="minorEastAsia" w:hAnsi="Times New Roman"/>
          <w:sz w:val="24"/>
        </w:rPr>
      </w:pPr>
      <w:del w:id="333" w:author="Волков Сергей" w:date="2026-10-06T18:49:00Z">
        <w:r w:rsidRPr="00BB7604" w:rsidDel="008A6ADC">
          <w:rPr>
            <w:rFonts w:ascii="Times New Roman" w:eastAsiaTheme="minorEastAsia" w:hAnsi="Times New Roman"/>
            <w:sz w:val="24"/>
          </w:rPr>
          <w:delText>A Draft Contract task is created for the user who previously worked on the task.</w:delText>
        </w:r>
      </w:del>
    </w:p>
    <w:p w14:paraId="198D0F38" w14:textId="34FA4449" w:rsidR="00AF6A88" w:rsidRPr="00BB7604" w:rsidRDefault="00AF6A88" w:rsidP="00AF6A88">
      <w:pPr>
        <w:pStyle w:val="Heading3"/>
        <w:rPr>
          <w:rFonts w:ascii="Times New Roman" w:hAnsi="Times New Roman" w:cs="Times New Roman"/>
          <w:color w:val="auto"/>
          <w:sz w:val="24"/>
          <w:szCs w:val="24"/>
        </w:rPr>
      </w:pPr>
      <w:bookmarkStart w:id="334" w:name="_Toc242709269"/>
      <w:r w:rsidRPr="00BB7604">
        <w:rPr>
          <w:rFonts w:ascii="Times New Roman" w:hAnsi="Times New Roman" w:cs="Times New Roman"/>
          <w:color w:val="auto"/>
          <w:sz w:val="24"/>
          <w:szCs w:val="24"/>
        </w:rPr>
        <w:t>Limitations</w:t>
      </w:r>
      <w:bookmarkEnd w:id="334"/>
    </w:p>
    <w:p w14:paraId="52DEBB7F" w14:textId="5CD3779F" w:rsidR="002C3356" w:rsidRPr="00BB7604" w:rsidRDefault="009C0BE8" w:rsidP="009C0BE8">
      <w:pPr>
        <w:pBdr>
          <w:bottom w:val="single" w:sz="6" w:space="1" w:color="auto"/>
        </w:pBdr>
        <w:spacing w:after="200" w:line="360" w:lineRule="auto"/>
        <w:jc w:val="both"/>
        <w:rPr>
          <w:rFonts w:ascii="Times New Roman" w:eastAsiaTheme="minorEastAsia" w:hAnsi="Times New Roman"/>
          <w:sz w:val="24"/>
        </w:rPr>
      </w:pPr>
      <w:r w:rsidRPr="00BB7604">
        <w:rPr>
          <w:rFonts w:ascii="Times New Roman" w:eastAsiaTheme="minorEastAsia" w:hAnsi="Times New Roman"/>
          <w:sz w:val="24"/>
        </w:rPr>
        <w:t>Implementation of the Disbursement Request user interface as part of Phase 1.2 (</w:t>
      </w:r>
      <w:hyperlink w:anchor="_Interface_description" w:history="1">
        <w:r w:rsidRPr="00BB7604">
          <w:rPr>
            <w:rStyle w:val="Hyperlink"/>
            <w:rFonts w:ascii="Times New Roman" w:eastAsiaTheme="minorEastAsia" w:hAnsi="Times New Roman"/>
            <w:sz w:val="24"/>
          </w:rPr>
          <w:t>Interface description</w:t>
        </w:r>
      </w:hyperlink>
      <w:r w:rsidRPr="00BB7604">
        <w:rPr>
          <w:rFonts w:ascii="Times New Roman" w:eastAsiaTheme="minorEastAsia" w:hAnsi="Times New Roman"/>
          <w:sz w:val="24"/>
        </w:rPr>
        <w:t>).</w:t>
      </w:r>
    </w:p>
    <w:sectPr w:rsidR="002C3356" w:rsidRPr="00BB7604" w:rsidSect="005A1C26">
      <w:footerReference w:type="default" r:id="rId29"/>
      <w:pgSz w:w="11906" w:h="16838"/>
      <w:pgMar w:top="663" w:right="851" w:bottom="851" w:left="1418" w:header="720" w:footer="720"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5" w:author="Can Nguyen Van &lt;CVCC-DEV1.IT&gt;" w:date="2026-10-08T13:35:00Z" w:initials="C">
    <w:p w14:paraId="64204B56" w14:textId="77777777" w:rsidR="00CD3ED3" w:rsidRDefault="00CD3ED3">
      <w:pPr>
        <w:pStyle w:val="CommentText"/>
      </w:pPr>
      <w:r>
        <w:rPr>
          <w:rStyle w:val="CommentReference"/>
        </w:rPr>
        <w:annotationRef/>
      </w:r>
    </w:p>
    <w:p w14:paraId="2F28E3B1" w14:textId="553F06EF" w:rsidR="00CD3ED3" w:rsidRDefault="00CD3ED3">
      <w:pPr>
        <w:pStyle w:val="CommentText"/>
      </w:pPr>
      <w:r w:rsidRPr="001725EA">
        <w:t>Please add Related Person information as cbrCustomers[] and standardize its structure with Participants[]. The list should support both Individual and Legal Entity using cusType/cusTypeText, with common fields and entity-specific fields where applicable.</w:t>
      </w:r>
    </w:p>
    <w:p w14:paraId="605A9F66" w14:textId="77777777" w:rsidR="00CD3ED3" w:rsidRDefault="00CD3ED3">
      <w:pPr>
        <w:pStyle w:val="CommentText"/>
      </w:pPr>
    </w:p>
    <w:p w14:paraId="63E052D6" w14:textId="3A691BAF" w:rsidR="00CD3ED3" w:rsidRDefault="00CD3ED3" w:rsidP="001725EA">
      <w:pPr>
        <w:pStyle w:val="CommentText"/>
      </w:pPr>
      <w:r>
        <w:t>Suggest</w:t>
      </w:r>
    </w:p>
    <w:p w14:paraId="0C8EF563" w14:textId="10E40FD8" w:rsidR="00CD3ED3" w:rsidRPr="001725EA" w:rsidRDefault="00154A11" w:rsidP="001725EA">
      <w:pPr>
        <w:pStyle w:val="CommentText"/>
      </w:pPr>
      <w:r>
        <w:object w:dxaOrig="2430" w:dyaOrig="810" w14:anchorId="2F3295C0">
          <v:shape id="_x0000_i1027" type="#_x0000_t75" style="width:121.45pt;height:40.7pt" o:ole="">
            <v:imagedata r:id="rId1" o:title=""/>
          </v:shape>
          <o:OLEObject Type="Embed" ProgID="Package" ShapeID="_x0000_i1027" DrawAspect="Content" ObjectID="_1853478423" r:id="rId2"/>
        </w:object>
      </w:r>
    </w:p>
    <w:p w14:paraId="2FD6D893" w14:textId="77B4C62C" w:rsidR="00CD3ED3" w:rsidRPr="001725EA" w:rsidRDefault="00CD3ED3" w:rsidP="001725EA">
      <w:pPr>
        <w:pStyle w:val="CommentText"/>
      </w:pPr>
      <w:r w:rsidRPr="001725EA">
        <w:t xml:space="preserve"> </w:t>
      </w:r>
    </w:p>
    <w:p w14:paraId="4A3DE7C4" w14:textId="7F4FDB0A" w:rsidR="00CD3ED3" w:rsidRDefault="00CD3ED3">
      <w:pPr>
        <w:pStyle w:val="CommentText"/>
      </w:pPr>
    </w:p>
  </w:comment>
  <w:comment w:id="16" w:author="Волков Сергей" w:date="2026-10-08T22:00:00Z" w:initials="ВС">
    <w:p w14:paraId="4F7D9CAF" w14:textId="7A57DD5E" w:rsidR="00CD3ED3" w:rsidRPr="0091219A" w:rsidRDefault="00CD3ED3">
      <w:pPr>
        <w:pStyle w:val="CommentText"/>
      </w:pPr>
      <w:r>
        <w:rPr>
          <w:rStyle w:val="CommentReference"/>
        </w:rPr>
        <w:annotationRef/>
      </w:r>
      <w:r w:rsidRPr="0091219A">
        <w:t>Did you want to use the structure shared with ECM, or should we create a separate one for BPM?</w:t>
      </w:r>
    </w:p>
  </w:comment>
  <w:comment w:id="17" w:author="Can Nguyen Van &lt;CVCC-DEV1.IT&gt;" w:date="2026-10-09T15:27:00Z" w:initials="C">
    <w:p w14:paraId="66F3A3B1" w14:textId="77777777" w:rsidR="00CD3ED3" w:rsidRPr="001C4831" w:rsidRDefault="00CD3ED3" w:rsidP="001C4831">
      <w:pPr>
        <w:pStyle w:val="CommentText"/>
      </w:pPr>
      <w:r>
        <w:rPr>
          <w:rStyle w:val="CommentReference"/>
        </w:rPr>
        <w:annotationRef/>
      </w:r>
      <w:r w:rsidRPr="001C4831">
        <w:rPr>
          <w:highlight w:val="green"/>
        </w:rPr>
        <w:t>We only need this information for the BPM system. No need to create a separate structure for ECM.</w:t>
      </w:r>
    </w:p>
    <w:p w14:paraId="55F4D3EA" w14:textId="2BDBBA35" w:rsidR="00CD3ED3" w:rsidRDefault="00CD3ED3">
      <w:pPr>
        <w:pStyle w:val="CommentText"/>
      </w:pPr>
    </w:p>
  </w:comment>
  <w:comment w:id="18" w:author="Волков Сергей" w:date="2026-10-12T13:39:00Z" w:initials="ВС">
    <w:p w14:paraId="038B988F" w14:textId="1F37826D" w:rsidR="001845F9" w:rsidRPr="001845F9" w:rsidRDefault="001845F9">
      <w:pPr>
        <w:pStyle w:val="CommentText"/>
      </w:pPr>
      <w:r>
        <w:rPr>
          <w:rStyle w:val="CommentReference"/>
        </w:rPr>
        <w:annotationRef/>
      </w:r>
      <w:r w:rsidRPr="001845F9">
        <w:t xml:space="preserve">I expanded the participants structure to support other participant types. </w:t>
      </w:r>
    </w:p>
  </w:comment>
  <w:comment w:id="20" w:author="Can Nguyen Van &lt;CVCC-DEV1.IT&gt;" w:date="2026-10-06T17:36:00Z" w:initials="C">
    <w:p w14:paraId="085FEEB0" w14:textId="24A9579C" w:rsidR="00CD3ED3" w:rsidRDefault="00CD3ED3" w:rsidP="00264D66">
      <w:pPr>
        <w:spacing w:before="240" w:after="200" w:line="360" w:lineRule="auto"/>
        <w:jc w:val="both"/>
      </w:pPr>
      <w:r>
        <w:rPr>
          <w:rStyle w:val="CommentReference"/>
        </w:rPr>
        <w:annotationRef/>
      </w:r>
      <w:r w:rsidRPr="001845F9">
        <w:t xml:space="preserve"> </w:t>
      </w:r>
      <w:r w:rsidRPr="001725EA">
        <w:rPr>
          <w:highlight w:val="yellow"/>
        </w:rPr>
        <w:t>Please separate Financial Information from the participants object and define it as a separate information group, as Financial Information is application-level information required by BPM Disbursement.</w:t>
      </w:r>
    </w:p>
    <w:p w14:paraId="0F567B25" w14:textId="77777777" w:rsidR="00CD3ED3" w:rsidRDefault="00CD3ED3" w:rsidP="00264D66">
      <w:pPr>
        <w:spacing w:before="240" w:after="200" w:line="360" w:lineRule="auto"/>
        <w:jc w:val="both"/>
      </w:pPr>
    </w:p>
    <w:p w14:paraId="50804D9C" w14:textId="4863E578" w:rsidR="00CD3ED3" w:rsidRDefault="00CD3ED3" w:rsidP="00264D66">
      <w:pPr>
        <w:spacing w:before="240" w:after="200" w:line="360" w:lineRule="auto"/>
        <w:jc w:val="both"/>
      </w:pPr>
      <w:r>
        <w:t>Suggest:</w:t>
      </w:r>
    </w:p>
    <w:p w14:paraId="7929D09B" w14:textId="77777777" w:rsidR="00CD3ED3" w:rsidRDefault="00CD3ED3" w:rsidP="00264D66">
      <w:pPr>
        <w:spacing w:before="240" w:after="200" w:line="360" w:lineRule="auto"/>
        <w:jc w:val="both"/>
      </w:pPr>
    </w:p>
    <w:p w14:paraId="122667C5" w14:textId="77777777" w:rsidR="00CD3ED3" w:rsidRPr="006F11BE" w:rsidRDefault="00CD3ED3" w:rsidP="006F11BE">
      <w:pPr>
        <w:spacing w:before="240" w:after="200" w:line="360" w:lineRule="auto"/>
        <w:jc w:val="both"/>
        <w:rPr>
          <w:rFonts w:ascii="Times New Roman" w:eastAsiaTheme="minorEastAsia" w:hAnsi="Times New Roman"/>
          <w:sz w:val="24"/>
        </w:rPr>
      </w:pPr>
      <w:r w:rsidRPr="006F11BE">
        <w:rPr>
          <w:rFonts w:ascii="Times New Roman" w:eastAsiaTheme="minorEastAsia" w:hAnsi="Times New Roman"/>
          <w:sz w:val="24"/>
        </w:rPr>
        <w:t>financialInformation</w:t>
      </w:r>
    </w:p>
    <w:p w14:paraId="6667AF21" w14:textId="77777777" w:rsidR="00CD3ED3" w:rsidRPr="006F11BE" w:rsidRDefault="00CD3ED3" w:rsidP="006F11BE">
      <w:pPr>
        <w:spacing w:before="240" w:after="200" w:line="360" w:lineRule="auto"/>
        <w:jc w:val="both"/>
        <w:rPr>
          <w:rFonts w:ascii="Times New Roman" w:eastAsiaTheme="minorEastAsia" w:hAnsi="Times New Roman"/>
          <w:sz w:val="24"/>
        </w:rPr>
      </w:pPr>
      <w:r w:rsidRPr="006F11BE">
        <w:rPr>
          <w:rFonts w:ascii="Times New Roman" w:eastAsiaTheme="minorEastAsia" w:hAnsi="Times New Roman"/>
          <w:sz w:val="24"/>
        </w:rPr>
        <w:t xml:space="preserve"> ├── incomeList[]</w:t>
      </w:r>
    </w:p>
    <w:p w14:paraId="32B67887" w14:textId="62EC1802" w:rsidR="00CD3ED3" w:rsidRPr="006F11BE" w:rsidRDefault="00CD3ED3" w:rsidP="006F11BE">
      <w:pPr>
        <w:spacing w:before="240" w:after="200" w:line="360" w:lineRule="auto"/>
        <w:jc w:val="both"/>
        <w:rPr>
          <w:rFonts w:ascii="Times New Roman" w:eastAsiaTheme="minorEastAsia" w:hAnsi="Times New Roman"/>
          <w:b/>
          <w:bCs/>
          <w:sz w:val="24"/>
        </w:rPr>
      </w:pPr>
      <w:r w:rsidRPr="006F11BE">
        <w:rPr>
          <w:rFonts w:ascii="Times New Roman" w:eastAsiaTheme="minorEastAsia" w:hAnsi="Times New Roman"/>
          <w:sz w:val="24"/>
        </w:rPr>
        <w:t xml:space="preserve"> │    ├── incomeType</w:t>
      </w:r>
      <w:r>
        <w:rPr>
          <w:rFonts w:ascii="Times New Roman" w:eastAsiaTheme="minorEastAsia" w:hAnsi="Times New Roman"/>
          <w:sz w:val="24"/>
        </w:rPr>
        <w:t xml:space="preserve"> (</w:t>
      </w:r>
      <w:r w:rsidRPr="00CC1C3E">
        <w:rPr>
          <w:rFonts w:ascii="Times New Roman" w:eastAsiaTheme="minorEastAsia" w:hAnsi="Times New Roman"/>
          <w:b/>
          <w:bCs/>
          <w:sz w:val="24"/>
        </w:rPr>
        <w:t>code/sysname and text name)</w:t>
      </w:r>
    </w:p>
    <w:p w14:paraId="1D3AB055" w14:textId="77777777" w:rsidR="00CD3ED3" w:rsidRPr="006F11BE" w:rsidRDefault="00CD3ED3" w:rsidP="006F11BE">
      <w:pPr>
        <w:spacing w:before="240" w:after="200" w:line="360" w:lineRule="auto"/>
        <w:jc w:val="both"/>
        <w:rPr>
          <w:rFonts w:ascii="Times New Roman" w:eastAsiaTheme="minorEastAsia" w:hAnsi="Times New Roman"/>
          <w:sz w:val="24"/>
        </w:rPr>
      </w:pPr>
      <w:r w:rsidRPr="006F11BE">
        <w:rPr>
          <w:rFonts w:ascii="Times New Roman" w:eastAsiaTheme="minorEastAsia" w:hAnsi="Times New Roman"/>
          <w:sz w:val="24"/>
        </w:rPr>
        <w:t xml:space="preserve"> │    ├── ownerIncome</w:t>
      </w:r>
    </w:p>
    <w:p w14:paraId="6F8B65D2" w14:textId="77777777" w:rsidR="00CD3ED3" w:rsidRPr="006F11BE" w:rsidRDefault="00CD3ED3" w:rsidP="006F11BE">
      <w:pPr>
        <w:spacing w:before="240" w:after="200" w:line="360" w:lineRule="auto"/>
        <w:jc w:val="both"/>
        <w:rPr>
          <w:rFonts w:ascii="Times New Roman" w:eastAsiaTheme="minorEastAsia" w:hAnsi="Times New Roman"/>
          <w:sz w:val="24"/>
        </w:rPr>
      </w:pPr>
      <w:r w:rsidRPr="006F11BE">
        <w:rPr>
          <w:rFonts w:ascii="Times New Roman" w:eastAsiaTheme="minorEastAsia" w:hAnsi="Times New Roman"/>
          <w:sz w:val="24"/>
        </w:rPr>
        <w:t xml:space="preserve"> │    ├── averageIncomePerMonth</w:t>
      </w:r>
    </w:p>
    <w:p w14:paraId="51CE2B4A" w14:textId="77777777" w:rsidR="00CD3ED3" w:rsidRPr="006F11BE" w:rsidRDefault="00CD3ED3" w:rsidP="006F11BE">
      <w:pPr>
        <w:spacing w:before="240" w:after="200" w:line="360" w:lineRule="auto"/>
        <w:jc w:val="both"/>
        <w:rPr>
          <w:rFonts w:ascii="Times New Roman" w:eastAsiaTheme="minorEastAsia" w:hAnsi="Times New Roman"/>
          <w:sz w:val="24"/>
        </w:rPr>
      </w:pPr>
      <w:r w:rsidRPr="006F11BE">
        <w:rPr>
          <w:rFonts w:ascii="Times New Roman" w:eastAsiaTheme="minorEastAsia" w:hAnsi="Times New Roman"/>
          <w:sz w:val="24"/>
        </w:rPr>
        <w:t xml:space="preserve"> │    ├── additionalComments</w:t>
      </w:r>
    </w:p>
    <w:p w14:paraId="6D5F956A" w14:textId="77777777" w:rsidR="00CD3ED3" w:rsidRPr="006F11BE" w:rsidRDefault="00CD3ED3" w:rsidP="006F11BE">
      <w:pPr>
        <w:spacing w:before="240" w:after="200" w:line="360" w:lineRule="auto"/>
        <w:jc w:val="both"/>
        <w:rPr>
          <w:rFonts w:ascii="Times New Roman" w:eastAsiaTheme="minorEastAsia" w:hAnsi="Times New Roman"/>
          <w:sz w:val="24"/>
        </w:rPr>
      </w:pPr>
      <w:r w:rsidRPr="006F11BE">
        <w:rPr>
          <w:rFonts w:ascii="Times New Roman" w:eastAsiaTheme="minorEastAsia" w:hAnsi="Times New Roman"/>
          <w:sz w:val="24"/>
        </w:rPr>
        <w:t xml:space="preserve"> │    └── details[]</w:t>
      </w:r>
    </w:p>
    <w:p w14:paraId="06F3F40E" w14:textId="77777777" w:rsidR="00CD3ED3" w:rsidRPr="006F11BE" w:rsidRDefault="00CD3ED3" w:rsidP="006F11BE">
      <w:pPr>
        <w:spacing w:before="240" w:after="200" w:line="360" w:lineRule="auto"/>
        <w:jc w:val="both"/>
        <w:rPr>
          <w:rFonts w:ascii="Times New Roman" w:eastAsiaTheme="minorEastAsia" w:hAnsi="Times New Roman"/>
          <w:sz w:val="24"/>
        </w:rPr>
      </w:pPr>
      <w:r w:rsidRPr="006F11BE">
        <w:rPr>
          <w:rFonts w:ascii="Times New Roman" w:eastAsiaTheme="minorEastAsia" w:hAnsi="Times New Roman"/>
          <w:sz w:val="24"/>
        </w:rPr>
        <w:t xml:space="preserve"> │         ├── detailType</w:t>
      </w:r>
    </w:p>
    <w:p w14:paraId="57E669F8" w14:textId="77777777" w:rsidR="00CD3ED3" w:rsidRPr="006F11BE" w:rsidRDefault="00CD3ED3" w:rsidP="006F11BE">
      <w:pPr>
        <w:spacing w:before="240" w:after="200" w:line="360" w:lineRule="auto"/>
        <w:jc w:val="both"/>
        <w:rPr>
          <w:rFonts w:ascii="Times New Roman" w:eastAsiaTheme="minorEastAsia" w:hAnsi="Times New Roman"/>
          <w:sz w:val="24"/>
        </w:rPr>
      </w:pPr>
      <w:r w:rsidRPr="006F11BE">
        <w:rPr>
          <w:rFonts w:ascii="Times New Roman" w:eastAsiaTheme="minorEastAsia" w:hAnsi="Times New Roman"/>
          <w:sz w:val="24"/>
        </w:rPr>
        <w:t xml:space="preserve"> │         ├── item</w:t>
      </w:r>
    </w:p>
    <w:p w14:paraId="3D7C215E" w14:textId="77777777" w:rsidR="00CD3ED3" w:rsidRPr="006F11BE" w:rsidRDefault="00CD3ED3" w:rsidP="006F11BE">
      <w:pPr>
        <w:spacing w:before="240" w:after="200" w:line="360" w:lineRule="auto"/>
        <w:jc w:val="both"/>
        <w:rPr>
          <w:rFonts w:ascii="Times New Roman" w:eastAsiaTheme="minorEastAsia" w:hAnsi="Times New Roman"/>
          <w:sz w:val="24"/>
        </w:rPr>
      </w:pPr>
      <w:r w:rsidRPr="006F11BE">
        <w:rPr>
          <w:rFonts w:ascii="Times New Roman" w:eastAsiaTheme="minorEastAsia" w:hAnsi="Times New Roman"/>
          <w:sz w:val="24"/>
        </w:rPr>
        <w:t xml:space="preserve"> │         └── amount</w:t>
      </w:r>
    </w:p>
    <w:p w14:paraId="5E18D78E" w14:textId="77777777" w:rsidR="00CD3ED3" w:rsidRPr="006F11BE" w:rsidRDefault="00CD3ED3" w:rsidP="006F11BE">
      <w:pPr>
        <w:spacing w:before="240" w:after="200" w:line="360" w:lineRule="auto"/>
        <w:jc w:val="both"/>
        <w:rPr>
          <w:rFonts w:ascii="Times New Roman" w:eastAsiaTheme="minorEastAsia" w:hAnsi="Times New Roman"/>
          <w:sz w:val="24"/>
        </w:rPr>
      </w:pPr>
      <w:r w:rsidRPr="006F11BE">
        <w:rPr>
          <w:rFonts w:ascii="Times New Roman" w:eastAsiaTheme="minorEastAsia" w:hAnsi="Times New Roman"/>
          <w:sz w:val="24"/>
        </w:rPr>
        <w:t xml:space="preserve"> │</w:t>
      </w:r>
    </w:p>
    <w:p w14:paraId="6EA37A6D" w14:textId="60382AC2" w:rsidR="00CD3ED3" w:rsidRPr="006F11BE" w:rsidRDefault="00CD3ED3" w:rsidP="007970D4">
      <w:pPr>
        <w:spacing w:before="240" w:after="200" w:line="360" w:lineRule="auto"/>
        <w:jc w:val="both"/>
        <w:rPr>
          <w:rFonts w:ascii="Times New Roman" w:eastAsiaTheme="minorEastAsia" w:hAnsi="Times New Roman"/>
          <w:sz w:val="24"/>
        </w:rPr>
      </w:pPr>
      <w:r w:rsidRPr="006F11BE">
        <w:rPr>
          <w:rFonts w:ascii="Times New Roman" w:eastAsiaTheme="minorEastAsia" w:hAnsi="Times New Roman"/>
          <w:sz w:val="24"/>
        </w:rPr>
        <w:t xml:space="preserve"> </w:t>
      </w:r>
      <w:r>
        <w:rPr>
          <w:rFonts w:ascii="Times New Roman" w:eastAsiaTheme="minorEastAsia" w:hAnsi="Times New Roman"/>
          <w:sz w:val="24"/>
        </w:rPr>
        <w:t xml:space="preserve"> |       </w:t>
      </w:r>
    </w:p>
    <w:p w14:paraId="7A125C91" w14:textId="0F28608D" w:rsidR="00CD3ED3" w:rsidRPr="006F11BE" w:rsidRDefault="00CD3ED3" w:rsidP="007970D4">
      <w:pPr>
        <w:spacing w:before="240" w:after="200" w:line="360" w:lineRule="auto"/>
        <w:jc w:val="both"/>
        <w:rPr>
          <w:rFonts w:ascii="Times New Roman" w:eastAsiaTheme="minorEastAsia" w:hAnsi="Times New Roman"/>
          <w:sz w:val="24"/>
        </w:rPr>
      </w:pPr>
      <w:r w:rsidRPr="006F11BE">
        <w:rPr>
          <w:rFonts w:ascii="Times New Roman" w:eastAsiaTheme="minorEastAsia" w:hAnsi="Times New Roman"/>
          <w:sz w:val="24"/>
        </w:rPr>
        <w:t xml:space="preserve"> │    </w:t>
      </w:r>
      <w:r>
        <w:rPr>
          <w:rFonts w:ascii="Times New Roman" w:eastAsiaTheme="minorEastAsia" w:hAnsi="Times New Roman"/>
          <w:sz w:val="24"/>
        </w:rPr>
        <w:t xml:space="preserve">  </w:t>
      </w:r>
      <w:r w:rsidRPr="006F11BE">
        <w:rPr>
          <w:rFonts w:ascii="Times New Roman" w:eastAsiaTheme="minorEastAsia" w:hAnsi="Times New Roman"/>
          <w:sz w:val="24"/>
        </w:rPr>
        <w:t>└── averageTotalMonthlyIncome</w:t>
      </w:r>
    </w:p>
    <w:p w14:paraId="2D761BCA" w14:textId="77777777" w:rsidR="00CD3ED3" w:rsidRPr="006F11BE" w:rsidRDefault="00CD3ED3" w:rsidP="006F11BE">
      <w:pPr>
        <w:spacing w:before="240" w:after="200" w:line="360" w:lineRule="auto"/>
        <w:jc w:val="both"/>
        <w:rPr>
          <w:rFonts w:ascii="Times New Roman" w:eastAsiaTheme="minorEastAsia" w:hAnsi="Times New Roman"/>
          <w:sz w:val="24"/>
        </w:rPr>
      </w:pPr>
      <w:r w:rsidRPr="006F11BE">
        <w:rPr>
          <w:rFonts w:ascii="Times New Roman" w:eastAsiaTheme="minorEastAsia" w:hAnsi="Times New Roman"/>
          <w:sz w:val="24"/>
        </w:rPr>
        <w:t xml:space="preserve"> │</w:t>
      </w:r>
    </w:p>
    <w:p w14:paraId="2714EAA1" w14:textId="77777777" w:rsidR="00CD3ED3" w:rsidRPr="00B052B3" w:rsidRDefault="00CD3ED3" w:rsidP="006F11BE">
      <w:pPr>
        <w:spacing w:before="240" w:after="200" w:line="360" w:lineRule="auto"/>
        <w:jc w:val="both"/>
        <w:rPr>
          <w:rFonts w:ascii="Times New Roman" w:eastAsiaTheme="minorEastAsia" w:hAnsi="Times New Roman"/>
          <w:color w:val="FF0000"/>
          <w:sz w:val="24"/>
        </w:rPr>
      </w:pPr>
      <w:r w:rsidRPr="006F11BE">
        <w:rPr>
          <w:rFonts w:ascii="Times New Roman" w:eastAsiaTheme="minorEastAsia" w:hAnsi="Times New Roman"/>
          <w:sz w:val="24"/>
        </w:rPr>
        <w:t xml:space="preserve"> </w:t>
      </w:r>
      <w:r w:rsidRPr="00B052B3">
        <w:rPr>
          <w:rFonts w:ascii="Times New Roman" w:eastAsiaTheme="minorEastAsia" w:hAnsi="Times New Roman"/>
          <w:color w:val="FF0000"/>
          <w:sz w:val="24"/>
        </w:rPr>
        <w:t>└── expenseList[]</w:t>
      </w:r>
    </w:p>
    <w:p w14:paraId="477236B5" w14:textId="77777777" w:rsidR="00CD3ED3" w:rsidRPr="00B052B3" w:rsidRDefault="00CD3ED3" w:rsidP="006F11BE">
      <w:pPr>
        <w:spacing w:before="240" w:after="200" w:line="360" w:lineRule="auto"/>
        <w:jc w:val="both"/>
        <w:rPr>
          <w:rFonts w:ascii="Times New Roman" w:eastAsiaTheme="minorEastAsia" w:hAnsi="Times New Roman"/>
          <w:color w:val="FF0000"/>
          <w:sz w:val="24"/>
        </w:rPr>
      </w:pPr>
      <w:r w:rsidRPr="00B052B3">
        <w:rPr>
          <w:rFonts w:ascii="Times New Roman" w:eastAsiaTheme="minorEastAsia" w:hAnsi="Times New Roman"/>
          <w:color w:val="FF0000"/>
          <w:sz w:val="24"/>
        </w:rPr>
        <w:t xml:space="preserve">      ├── expenseType / expenses (code/sysname and text name)</w:t>
      </w:r>
    </w:p>
    <w:p w14:paraId="6879D896" w14:textId="03A993A0" w:rsidR="00CD3ED3" w:rsidRPr="00B052B3" w:rsidRDefault="00CD3ED3" w:rsidP="006F11BE">
      <w:pPr>
        <w:spacing w:before="240" w:after="200" w:line="360" w:lineRule="auto"/>
        <w:jc w:val="both"/>
        <w:rPr>
          <w:rFonts w:ascii="Times New Roman" w:eastAsiaTheme="minorEastAsia" w:hAnsi="Times New Roman"/>
          <w:color w:val="FF0000"/>
          <w:sz w:val="24"/>
        </w:rPr>
      </w:pPr>
    </w:p>
    <w:p w14:paraId="2576D1E1" w14:textId="77777777" w:rsidR="00CD3ED3" w:rsidRPr="00B052B3" w:rsidRDefault="00CD3ED3" w:rsidP="006F11BE">
      <w:pPr>
        <w:spacing w:before="240" w:after="200" w:line="360" w:lineRule="auto"/>
        <w:jc w:val="both"/>
        <w:rPr>
          <w:rFonts w:ascii="Times New Roman" w:eastAsiaTheme="minorEastAsia" w:hAnsi="Times New Roman"/>
          <w:color w:val="FF0000"/>
          <w:sz w:val="24"/>
        </w:rPr>
      </w:pPr>
      <w:r w:rsidRPr="00B052B3">
        <w:rPr>
          <w:rFonts w:ascii="Times New Roman" w:eastAsiaTheme="minorEastAsia" w:hAnsi="Times New Roman"/>
          <w:color w:val="FF0000"/>
          <w:sz w:val="24"/>
        </w:rPr>
        <w:t xml:space="preserve">      ├── averageValuePerMonth</w:t>
      </w:r>
    </w:p>
    <w:p w14:paraId="5A5E60FB" w14:textId="77777777" w:rsidR="00CD3ED3" w:rsidRPr="00B052B3" w:rsidRDefault="00CD3ED3" w:rsidP="006F11BE">
      <w:pPr>
        <w:spacing w:before="240" w:after="200" w:line="360" w:lineRule="auto"/>
        <w:jc w:val="both"/>
        <w:rPr>
          <w:rFonts w:ascii="Times New Roman" w:eastAsiaTheme="minorEastAsia" w:hAnsi="Times New Roman"/>
          <w:color w:val="FF0000"/>
          <w:sz w:val="24"/>
        </w:rPr>
      </w:pPr>
      <w:r w:rsidRPr="00B052B3">
        <w:rPr>
          <w:rFonts w:ascii="Times New Roman" w:eastAsiaTheme="minorEastAsia" w:hAnsi="Times New Roman"/>
          <w:color w:val="FF0000"/>
          <w:sz w:val="24"/>
        </w:rPr>
        <w:t xml:space="preserve">      └── explanation</w:t>
      </w:r>
    </w:p>
    <w:p w14:paraId="0904ACDC" w14:textId="77777777" w:rsidR="00CD3ED3" w:rsidRPr="00BB7604" w:rsidRDefault="00CD3ED3" w:rsidP="00264D66">
      <w:pPr>
        <w:spacing w:before="240" w:after="200" w:line="360" w:lineRule="auto"/>
        <w:jc w:val="both"/>
        <w:rPr>
          <w:rFonts w:ascii="Times New Roman" w:eastAsiaTheme="minorEastAsia" w:hAnsi="Times New Roman"/>
          <w:sz w:val="24"/>
        </w:rPr>
      </w:pPr>
    </w:p>
    <w:p w14:paraId="577B8375" w14:textId="63547F5F" w:rsidR="00CD3ED3" w:rsidRDefault="00CD3ED3">
      <w:pPr>
        <w:pStyle w:val="CommentText"/>
      </w:pPr>
    </w:p>
  </w:comment>
  <w:comment w:id="21" w:author="Can Nguyen Van &lt;CVCC-DEV1.IT&gt;" w:date="2026-10-08T10:38:00Z" w:initials="C">
    <w:p w14:paraId="54554D91" w14:textId="77777777" w:rsidR="00CD3ED3" w:rsidRDefault="00CD3ED3">
      <w:pPr>
        <w:pStyle w:val="CommentText"/>
        <w:rPr>
          <w:highlight w:val="yellow"/>
        </w:rPr>
      </w:pPr>
      <w:r>
        <w:rPr>
          <w:rStyle w:val="CommentReference"/>
        </w:rPr>
        <w:annotationRef/>
      </w:r>
    </w:p>
    <w:p w14:paraId="58776D1F" w14:textId="77777777" w:rsidR="00CD3ED3" w:rsidRPr="005637A6" w:rsidRDefault="00CD3ED3" w:rsidP="005637A6">
      <w:pPr>
        <w:pStyle w:val="CommentText"/>
        <w:rPr>
          <w:rFonts w:ascii="Times New Roman" w:hAnsi="Times New Roman"/>
          <w:sz w:val="24"/>
          <w:highlight w:val="yellow"/>
        </w:rPr>
      </w:pPr>
      <w:r w:rsidRPr="005637A6">
        <w:rPr>
          <w:rFonts w:ascii="Times New Roman" w:hAnsi="Times New Roman"/>
          <w:sz w:val="24"/>
          <w:highlight w:val="yellow"/>
        </w:rPr>
        <w:t>Financial Information is defined as an object, we recommend using a single financialInformation object containing both incomeList and expenseList. Alternatively, income and expenses can be modeled as two independent objects.</w:t>
      </w:r>
    </w:p>
    <w:p w14:paraId="78A2200A" w14:textId="77777777" w:rsidR="00CD3ED3" w:rsidRPr="005637A6" w:rsidRDefault="00CD3ED3" w:rsidP="005637A6">
      <w:pPr>
        <w:pStyle w:val="CommentText"/>
        <w:rPr>
          <w:rFonts w:ascii="Times New Roman" w:hAnsi="Times New Roman"/>
          <w:sz w:val="24"/>
          <w:highlight w:val="yellow"/>
        </w:rPr>
      </w:pPr>
    </w:p>
    <w:p w14:paraId="133C8AFF" w14:textId="7EB42168" w:rsidR="00CD3ED3" w:rsidRDefault="00CD3ED3" w:rsidP="005637A6">
      <w:pPr>
        <w:pStyle w:val="CommentText"/>
        <w:rPr>
          <w:highlight w:val="yellow"/>
        </w:rPr>
      </w:pPr>
      <w:r w:rsidRPr="005637A6">
        <w:rPr>
          <w:rFonts w:ascii="Times New Roman" w:hAnsi="Times New Roman"/>
          <w:sz w:val="24"/>
          <w:highlight w:val="yellow"/>
        </w:rPr>
        <w:t>In addition, please ensure that the field descriptions, JSON structure, and request/response examples are consistent throughout the document.</w:t>
      </w:r>
    </w:p>
    <w:p w14:paraId="37CEFF7F" w14:textId="77777777" w:rsidR="00CD3ED3" w:rsidRDefault="00CD3ED3">
      <w:pPr>
        <w:pStyle w:val="CommentText"/>
        <w:rPr>
          <w:highlight w:val="yellow"/>
        </w:rPr>
      </w:pPr>
    </w:p>
    <w:p w14:paraId="412C0D04" w14:textId="06A9B69B" w:rsidR="00CD3ED3" w:rsidRPr="005D63D2" w:rsidRDefault="00CD3ED3">
      <w:pPr>
        <w:pStyle w:val="CommentText"/>
        <w:rPr>
          <w:highlight w:val="yellow"/>
        </w:rPr>
      </w:pPr>
      <w:r w:rsidRPr="005D63D2">
        <w:rPr>
          <w:highlight w:val="yellow"/>
        </w:rPr>
        <w:t>Sample  Income, Expense</w:t>
      </w:r>
    </w:p>
    <w:p w14:paraId="5202317E" w14:textId="77777777" w:rsidR="00CD3ED3" w:rsidRPr="005D63D2" w:rsidRDefault="00CD3ED3">
      <w:pPr>
        <w:pStyle w:val="CommentText"/>
        <w:rPr>
          <w:highlight w:val="yellow"/>
        </w:rPr>
      </w:pPr>
    </w:p>
    <w:p w14:paraId="6DAD856F" w14:textId="77777777" w:rsidR="00CD3ED3" w:rsidRPr="005D63D2" w:rsidRDefault="00CD3ED3" w:rsidP="005D63D2">
      <w:pPr>
        <w:pStyle w:val="CommentText"/>
        <w:rPr>
          <w:highlight w:val="yellow"/>
        </w:rPr>
      </w:pPr>
    </w:p>
    <w:p w14:paraId="34E4EA03" w14:textId="77777777" w:rsidR="00CD3ED3" w:rsidRPr="005D63D2" w:rsidRDefault="00CD3ED3" w:rsidP="005D63D2">
      <w:pPr>
        <w:pStyle w:val="CommentText"/>
        <w:rPr>
          <w:highlight w:val="yellow"/>
        </w:rPr>
      </w:pPr>
      <w:r w:rsidRPr="005D63D2">
        <w:rPr>
          <w:highlight w:val="yellow"/>
        </w:rPr>
        <w:t xml:space="preserve">      "incomeList": [</w:t>
      </w:r>
    </w:p>
    <w:p w14:paraId="4CF24424" w14:textId="77777777" w:rsidR="00CD3ED3" w:rsidRPr="005D63D2" w:rsidRDefault="00CD3ED3" w:rsidP="005D63D2">
      <w:pPr>
        <w:pStyle w:val="CommentText"/>
        <w:rPr>
          <w:highlight w:val="yellow"/>
        </w:rPr>
      </w:pPr>
      <w:r w:rsidRPr="005D63D2">
        <w:rPr>
          <w:highlight w:val="yellow"/>
        </w:rPr>
        <w:t xml:space="preserve">        {</w:t>
      </w:r>
    </w:p>
    <w:p w14:paraId="052CE4C2" w14:textId="77777777" w:rsidR="00CD3ED3" w:rsidRPr="005D63D2" w:rsidRDefault="00CD3ED3" w:rsidP="005D63D2">
      <w:pPr>
        <w:pStyle w:val="CommentText"/>
        <w:rPr>
          <w:highlight w:val="yellow"/>
        </w:rPr>
      </w:pPr>
      <w:r w:rsidRPr="005D63D2">
        <w:rPr>
          <w:highlight w:val="yellow"/>
        </w:rPr>
        <w:t xml:space="preserve">          "incomeType": "INC1",</w:t>
      </w:r>
    </w:p>
    <w:p w14:paraId="2650AB7D" w14:textId="77777777" w:rsidR="00CD3ED3" w:rsidRPr="005D63D2" w:rsidRDefault="00CD3ED3" w:rsidP="005D63D2">
      <w:pPr>
        <w:pStyle w:val="CommentText"/>
        <w:rPr>
          <w:highlight w:val="yellow"/>
        </w:rPr>
      </w:pPr>
      <w:r w:rsidRPr="005D63D2">
        <w:rPr>
          <w:highlight w:val="yellow"/>
        </w:rPr>
        <w:t xml:space="preserve">          "incomeTypeText": "Nguồn thu từ lương",</w:t>
      </w:r>
    </w:p>
    <w:p w14:paraId="7FCF990C" w14:textId="77777777" w:rsidR="00CD3ED3" w:rsidRPr="005D63D2" w:rsidRDefault="00CD3ED3" w:rsidP="005D63D2">
      <w:pPr>
        <w:pStyle w:val="CommentText"/>
        <w:rPr>
          <w:highlight w:val="yellow"/>
        </w:rPr>
      </w:pPr>
      <w:r w:rsidRPr="005D63D2">
        <w:rPr>
          <w:highlight w:val="yellow"/>
        </w:rPr>
        <w:t xml:space="preserve">          "ownerIncome": "Nguyễn Văn A",</w:t>
      </w:r>
    </w:p>
    <w:p w14:paraId="5A2F5BDE" w14:textId="77777777" w:rsidR="00CD3ED3" w:rsidRPr="005D63D2" w:rsidRDefault="00CD3ED3" w:rsidP="005D63D2">
      <w:pPr>
        <w:pStyle w:val="CommentText"/>
        <w:rPr>
          <w:highlight w:val="yellow"/>
        </w:rPr>
      </w:pPr>
      <w:r w:rsidRPr="005D63D2">
        <w:rPr>
          <w:highlight w:val="yellow"/>
        </w:rPr>
        <w:t xml:space="preserve">          "averageIncome": 30000000,</w:t>
      </w:r>
    </w:p>
    <w:p w14:paraId="65E42CE3" w14:textId="77777777" w:rsidR="00CD3ED3" w:rsidRPr="005D63D2" w:rsidRDefault="00CD3ED3" w:rsidP="005D63D2">
      <w:pPr>
        <w:pStyle w:val="CommentText"/>
        <w:rPr>
          <w:highlight w:val="yellow"/>
        </w:rPr>
      </w:pPr>
      <w:r w:rsidRPr="005D63D2">
        <w:rPr>
          <w:highlight w:val="yellow"/>
        </w:rPr>
        <w:t xml:space="preserve">          "additionalComments": ""</w:t>
      </w:r>
    </w:p>
    <w:p w14:paraId="7D9AE71D" w14:textId="77777777" w:rsidR="00CD3ED3" w:rsidRPr="005D63D2" w:rsidRDefault="00CD3ED3" w:rsidP="005D63D2">
      <w:pPr>
        <w:pStyle w:val="CommentText"/>
        <w:rPr>
          <w:highlight w:val="yellow"/>
        </w:rPr>
      </w:pPr>
      <w:r w:rsidRPr="005D63D2">
        <w:rPr>
          <w:highlight w:val="yellow"/>
        </w:rPr>
        <w:t xml:space="preserve">        },</w:t>
      </w:r>
    </w:p>
    <w:p w14:paraId="3AA13DE5" w14:textId="77777777" w:rsidR="00CD3ED3" w:rsidRPr="005D63D2" w:rsidRDefault="00CD3ED3" w:rsidP="005D63D2">
      <w:pPr>
        <w:pStyle w:val="CommentText"/>
        <w:rPr>
          <w:highlight w:val="yellow"/>
        </w:rPr>
      </w:pPr>
      <w:r w:rsidRPr="005D63D2">
        <w:rPr>
          <w:highlight w:val="yellow"/>
        </w:rPr>
        <w:t xml:space="preserve">        {</w:t>
      </w:r>
    </w:p>
    <w:p w14:paraId="56D0457E" w14:textId="77777777" w:rsidR="00CD3ED3" w:rsidRPr="005D63D2" w:rsidRDefault="00CD3ED3" w:rsidP="005D63D2">
      <w:pPr>
        <w:pStyle w:val="CommentText"/>
        <w:rPr>
          <w:highlight w:val="yellow"/>
        </w:rPr>
      </w:pPr>
      <w:r w:rsidRPr="005D63D2">
        <w:rPr>
          <w:highlight w:val="yellow"/>
        </w:rPr>
        <w:t xml:space="preserve">          "incomeType": "INC5",</w:t>
      </w:r>
    </w:p>
    <w:p w14:paraId="0F06E1AC" w14:textId="77777777" w:rsidR="00CD3ED3" w:rsidRPr="005D63D2" w:rsidRDefault="00CD3ED3" w:rsidP="005D63D2">
      <w:pPr>
        <w:pStyle w:val="CommentText"/>
        <w:rPr>
          <w:highlight w:val="yellow"/>
        </w:rPr>
      </w:pPr>
      <w:r w:rsidRPr="005D63D2">
        <w:rPr>
          <w:highlight w:val="yellow"/>
        </w:rPr>
        <w:t xml:space="preserve">          "incomeTypeText": "Nguồn thu từ kinh doanh",</w:t>
      </w:r>
    </w:p>
    <w:p w14:paraId="160C305F" w14:textId="77777777" w:rsidR="00CD3ED3" w:rsidRPr="005D63D2" w:rsidRDefault="00CD3ED3" w:rsidP="005D63D2">
      <w:pPr>
        <w:pStyle w:val="CommentText"/>
        <w:rPr>
          <w:highlight w:val="yellow"/>
        </w:rPr>
      </w:pPr>
      <w:r w:rsidRPr="005D63D2">
        <w:rPr>
          <w:highlight w:val="yellow"/>
        </w:rPr>
        <w:t xml:space="preserve">          "ownerIncome": "Nguyễn Văn A",</w:t>
      </w:r>
    </w:p>
    <w:p w14:paraId="6CA8586B" w14:textId="77777777" w:rsidR="00CD3ED3" w:rsidRPr="005D63D2" w:rsidRDefault="00CD3ED3" w:rsidP="005D63D2">
      <w:pPr>
        <w:pStyle w:val="CommentText"/>
        <w:rPr>
          <w:highlight w:val="yellow"/>
        </w:rPr>
      </w:pPr>
      <w:r w:rsidRPr="005D63D2">
        <w:rPr>
          <w:highlight w:val="yellow"/>
        </w:rPr>
        <w:t xml:space="preserve">          "averageIncome": 300000000,</w:t>
      </w:r>
    </w:p>
    <w:p w14:paraId="1154EBA6" w14:textId="77777777" w:rsidR="00CD3ED3" w:rsidRPr="005D63D2" w:rsidRDefault="00CD3ED3" w:rsidP="005D63D2">
      <w:pPr>
        <w:pStyle w:val="CommentText"/>
        <w:rPr>
          <w:highlight w:val="yellow"/>
        </w:rPr>
      </w:pPr>
      <w:r w:rsidRPr="005D63D2">
        <w:rPr>
          <w:highlight w:val="yellow"/>
        </w:rPr>
        <w:t xml:space="preserve">          "additionalComments": ""</w:t>
      </w:r>
    </w:p>
    <w:p w14:paraId="01E0ECA4" w14:textId="77777777" w:rsidR="00CD3ED3" w:rsidRPr="005D63D2" w:rsidRDefault="00CD3ED3" w:rsidP="005D63D2">
      <w:pPr>
        <w:pStyle w:val="CommentText"/>
        <w:rPr>
          <w:highlight w:val="yellow"/>
        </w:rPr>
      </w:pPr>
      <w:r w:rsidRPr="005D63D2">
        <w:rPr>
          <w:highlight w:val="yellow"/>
        </w:rPr>
        <w:t xml:space="preserve">        }</w:t>
      </w:r>
    </w:p>
    <w:p w14:paraId="2CE2FEEF" w14:textId="77777777" w:rsidR="00CD3ED3" w:rsidRPr="005D63D2" w:rsidRDefault="00CD3ED3" w:rsidP="005D63D2">
      <w:pPr>
        <w:pStyle w:val="CommentText"/>
        <w:rPr>
          <w:highlight w:val="yellow"/>
        </w:rPr>
      </w:pPr>
      <w:r w:rsidRPr="005D63D2">
        <w:rPr>
          <w:highlight w:val="yellow"/>
        </w:rPr>
        <w:t xml:space="preserve">      ],</w:t>
      </w:r>
    </w:p>
    <w:p w14:paraId="1B5AE8E0" w14:textId="77777777" w:rsidR="00CD3ED3" w:rsidRPr="005D63D2" w:rsidRDefault="00CD3ED3" w:rsidP="005D63D2">
      <w:pPr>
        <w:pStyle w:val="CommentText"/>
        <w:rPr>
          <w:highlight w:val="yellow"/>
        </w:rPr>
      </w:pPr>
      <w:r w:rsidRPr="005D63D2">
        <w:rPr>
          <w:highlight w:val="yellow"/>
        </w:rPr>
        <w:t xml:space="preserve">      "expenseList": [</w:t>
      </w:r>
    </w:p>
    <w:p w14:paraId="09A49FE3" w14:textId="77777777" w:rsidR="00CD3ED3" w:rsidRPr="005D63D2" w:rsidRDefault="00CD3ED3" w:rsidP="005D63D2">
      <w:pPr>
        <w:pStyle w:val="CommentText"/>
        <w:rPr>
          <w:highlight w:val="yellow"/>
        </w:rPr>
      </w:pPr>
      <w:r w:rsidRPr="005D63D2">
        <w:rPr>
          <w:highlight w:val="yellow"/>
        </w:rPr>
        <w:t xml:space="preserve">        {</w:t>
      </w:r>
    </w:p>
    <w:p w14:paraId="0B967806" w14:textId="77777777" w:rsidR="00CD3ED3" w:rsidRPr="005D63D2" w:rsidRDefault="00CD3ED3" w:rsidP="005D63D2">
      <w:pPr>
        <w:pStyle w:val="CommentText"/>
        <w:rPr>
          <w:highlight w:val="yellow"/>
        </w:rPr>
      </w:pPr>
      <w:r w:rsidRPr="005D63D2">
        <w:rPr>
          <w:highlight w:val="yellow"/>
        </w:rPr>
        <w:t xml:space="preserve">          "expenseType": "EX1",</w:t>
      </w:r>
    </w:p>
    <w:p w14:paraId="26872645" w14:textId="77777777" w:rsidR="00CD3ED3" w:rsidRPr="005D63D2" w:rsidRDefault="00CD3ED3" w:rsidP="005D63D2">
      <w:pPr>
        <w:pStyle w:val="CommentText"/>
        <w:rPr>
          <w:highlight w:val="yellow"/>
        </w:rPr>
      </w:pPr>
      <w:r w:rsidRPr="005D63D2">
        <w:rPr>
          <w:highlight w:val="yellow"/>
        </w:rPr>
        <w:t xml:space="preserve">          "expenseTypeText": "Chi phí trả nợ cho khoản vay lần này",</w:t>
      </w:r>
    </w:p>
    <w:p w14:paraId="29D3DF5D" w14:textId="77777777" w:rsidR="00CD3ED3" w:rsidRPr="005D63D2" w:rsidRDefault="00CD3ED3" w:rsidP="005D63D2">
      <w:pPr>
        <w:pStyle w:val="CommentText"/>
        <w:rPr>
          <w:highlight w:val="yellow"/>
        </w:rPr>
      </w:pPr>
      <w:r w:rsidRPr="005D63D2">
        <w:rPr>
          <w:highlight w:val="yellow"/>
        </w:rPr>
        <w:t xml:space="preserve">          "expenseValue": 15000000</w:t>
      </w:r>
    </w:p>
    <w:p w14:paraId="402CB266" w14:textId="77777777" w:rsidR="00CD3ED3" w:rsidRPr="005D63D2" w:rsidRDefault="00CD3ED3" w:rsidP="005D63D2">
      <w:pPr>
        <w:pStyle w:val="CommentText"/>
        <w:rPr>
          <w:highlight w:val="yellow"/>
        </w:rPr>
      </w:pPr>
      <w:r w:rsidRPr="005D63D2">
        <w:rPr>
          <w:highlight w:val="yellow"/>
        </w:rPr>
        <w:t xml:space="preserve">        },</w:t>
      </w:r>
    </w:p>
    <w:p w14:paraId="0DC4D510" w14:textId="77777777" w:rsidR="00CD3ED3" w:rsidRPr="005D63D2" w:rsidRDefault="00CD3ED3" w:rsidP="005D63D2">
      <w:pPr>
        <w:pStyle w:val="CommentText"/>
        <w:rPr>
          <w:highlight w:val="yellow"/>
        </w:rPr>
      </w:pPr>
      <w:r w:rsidRPr="005D63D2">
        <w:rPr>
          <w:highlight w:val="yellow"/>
        </w:rPr>
        <w:t xml:space="preserve">        {</w:t>
      </w:r>
    </w:p>
    <w:p w14:paraId="532E90C4" w14:textId="77777777" w:rsidR="00CD3ED3" w:rsidRPr="005D63D2" w:rsidRDefault="00CD3ED3" w:rsidP="005D63D2">
      <w:pPr>
        <w:pStyle w:val="CommentText"/>
        <w:rPr>
          <w:highlight w:val="yellow"/>
        </w:rPr>
      </w:pPr>
      <w:r w:rsidRPr="005D63D2">
        <w:rPr>
          <w:highlight w:val="yellow"/>
        </w:rPr>
        <w:t xml:space="preserve">          "expenseType": "EX21",</w:t>
      </w:r>
    </w:p>
    <w:p w14:paraId="3C7493C2" w14:textId="77777777" w:rsidR="00CD3ED3" w:rsidRPr="005D63D2" w:rsidRDefault="00CD3ED3" w:rsidP="005D63D2">
      <w:pPr>
        <w:pStyle w:val="CommentText"/>
        <w:rPr>
          <w:highlight w:val="yellow"/>
        </w:rPr>
      </w:pPr>
      <w:r w:rsidRPr="005D63D2">
        <w:rPr>
          <w:highlight w:val="yellow"/>
        </w:rPr>
        <w:t xml:space="preserve">          "expenseTypeText": "Chi phí trả nợ cho khoản vay tại các tổ chức tín dụng khác",</w:t>
      </w:r>
    </w:p>
    <w:p w14:paraId="5F554A2C" w14:textId="77777777" w:rsidR="00CD3ED3" w:rsidRPr="005D63D2" w:rsidRDefault="00CD3ED3" w:rsidP="005D63D2">
      <w:pPr>
        <w:pStyle w:val="CommentText"/>
        <w:rPr>
          <w:highlight w:val="yellow"/>
        </w:rPr>
      </w:pPr>
      <w:r w:rsidRPr="005D63D2">
        <w:rPr>
          <w:highlight w:val="yellow"/>
        </w:rPr>
        <w:t xml:space="preserve">          "expenseValue": 6000000</w:t>
      </w:r>
    </w:p>
    <w:p w14:paraId="660B6BE0" w14:textId="77777777" w:rsidR="00CD3ED3" w:rsidRPr="005D63D2" w:rsidRDefault="00CD3ED3" w:rsidP="005D63D2">
      <w:pPr>
        <w:pStyle w:val="CommentText"/>
        <w:rPr>
          <w:highlight w:val="yellow"/>
        </w:rPr>
      </w:pPr>
      <w:r w:rsidRPr="005D63D2">
        <w:rPr>
          <w:highlight w:val="yellow"/>
        </w:rPr>
        <w:t xml:space="preserve">        }</w:t>
      </w:r>
    </w:p>
    <w:p w14:paraId="5F364DCF" w14:textId="1403197D" w:rsidR="00CD3ED3" w:rsidRDefault="00CD3ED3" w:rsidP="005D63D2">
      <w:pPr>
        <w:pStyle w:val="CommentText"/>
      </w:pPr>
      <w:r w:rsidRPr="005D63D2">
        <w:rPr>
          <w:highlight w:val="yellow"/>
        </w:rPr>
        <w:t xml:space="preserve">      ]</w:t>
      </w:r>
    </w:p>
    <w:p w14:paraId="55F59C3D" w14:textId="422D9430" w:rsidR="00CD3ED3" w:rsidRDefault="00CD3ED3" w:rsidP="005D63D2">
      <w:pPr>
        <w:pStyle w:val="CommentText"/>
      </w:pPr>
    </w:p>
    <w:p w14:paraId="699ABA38" w14:textId="1A6E5C1B" w:rsidR="00CD3ED3" w:rsidRDefault="00CD3ED3" w:rsidP="005D63D2">
      <w:pPr>
        <w:pStyle w:val="CommentText"/>
      </w:pPr>
      <w:r>
        <w:rPr>
          <w:noProof/>
          <w:lang w:val="ru-RU" w:eastAsia="ru-RU"/>
        </w:rPr>
        <w:drawing>
          <wp:inline distT="0" distB="0" distL="0" distR="0" wp14:anchorId="16D02B36" wp14:editId="60B12CED">
            <wp:extent cx="6119495" cy="19843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a:off x="0" y="0"/>
                      <a:ext cx="6119495" cy="1984375"/>
                    </a:xfrm>
                    <a:prstGeom prst="rect">
                      <a:avLst/>
                    </a:prstGeom>
                  </pic:spPr>
                </pic:pic>
              </a:graphicData>
            </a:graphic>
          </wp:inline>
        </w:drawing>
      </w:r>
    </w:p>
    <w:p w14:paraId="2DA0FFBD" w14:textId="13C9C43C" w:rsidR="00CD3ED3" w:rsidRDefault="00CD3ED3">
      <w:pPr>
        <w:pStyle w:val="CommentText"/>
      </w:pPr>
    </w:p>
  </w:comment>
  <w:comment w:id="22" w:author="Волков Сергей" w:date="2026-10-08T23:07:00Z" w:initials="ВС">
    <w:p w14:paraId="6B6A3AD3" w14:textId="1E35C5BE" w:rsidR="00CD3ED3" w:rsidRDefault="00CD3ED3">
      <w:pPr>
        <w:pStyle w:val="CommentText"/>
      </w:pPr>
      <w:r>
        <w:rPr>
          <w:rStyle w:val="CommentReference"/>
        </w:rPr>
        <w:annotationRef/>
      </w:r>
      <w:r>
        <w:t>Ок</w:t>
      </w:r>
    </w:p>
  </w:comment>
  <w:comment w:id="23" w:author="Can Nguyen Van &lt;CVCC-DEV1.IT&gt;" w:date="2026-10-08T10:47:00Z" w:initials="C">
    <w:p w14:paraId="79AEB1D5" w14:textId="77777777" w:rsidR="00CD3ED3" w:rsidRPr="007F0D61" w:rsidRDefault="00CD3ED3" w:rsidP="007F0D61">
      <w:pPr>
        <w:pStyle w:val="CommentText"/>
        <w:rPr>
          <w:b/>
          <w:bCs/>
          <w:highlight w:val="yellow"/>
        </w:rPr>
      </w:pPr>
      <w:r>
        <w:rPr>
          <w:rStyle w:val="CommentReference"/>
        </w:rPr>
        <w:annotationRef/>
      </w:r>
      <w:r w:rsidRPr="007F0D61">
        <w:rPr>
          <w:b/>
          <w:bCs/>
          <w:highlight w:val="yellow"/>
        </w:rPr>
        <w:t>I. Income List</w:t>
      </w:r>
    </w:p>
    <w:p w14:paraId="3DE92147" w14:textId="5819B862" w:rsidR="00CD3ED3" w:rsidRPr="007F0D61" w:rsidRDefault="00CD3ED3" w:rsidP="007F0D61">
      <w:pPr>
        <w:pStyle w:val="CommentText"/>
        <w:rPr>
          <w:b/>
          <w:bCs/>
          <w:highlight w:val="yellow"/>
        </w:rPr>
      </w:pPr>
      <w:r w:rsidRPr="007F0D61">
        <w:rPr>
          <w:b/>
          <w:bCs/>
          <w:highlight w:val="yellow"/>
        </w:rPr>
        <w:t>1. Flow: BU, F</w:t>
      </w:r>
    </w:p>
    <w:p w14:paraId="33AE8606" w14:textId="77777777" w:rsidR="00CD3ED3" w:rsidRPr="007F0D61" w:rsidRDefault="00CD3ED3" w:rsidP="007F0D61">
      <w:pPr>
        <w:pStyle w:val="CommentText"/>
        <w:rPr>
          <w:highlight w:val="yellow"/>
        </w:rPr>
      </w:pPr>
    </w:p>
    <w:p w14:paraId="495856DE" w14:textId="77777777" w:rsidR="00CD3ED3" w:rsidRPr="007F0D61" w:rsidRDefault="00CD3ED3" w:rsidP="007F0D61">
      <w:pPr>
        <w:pStyle w:val="CommentText"/>
        <w:rPr>
          <w:highlight w:val="yellow"/>
        </w:rPr>
      </w:pPr>
      <w:r w:rsidRPr="007F0D61">
        <w:rPr>
          <w:highlight w:val="yellow"/>
        </w:rPr>
        <w:t>Source: Financial Information screen</w:t>
      </w:r>
    </w:p>
    <w:p w14:paraId="5D094F73" w14:textId="77777777" w:rsidR="00CD3ED3" w:rsidRPr="007F0D61" w:rsidRDefault="00CD3ED3" w:rsidP="007F0D61">
      <w:pPr>
        <w:pStyle w:val="CommentText"/>
        <w:rPr>
          <w:highlight w:val="yellow"/>
        </w:rPr>
      </w:pPr>
    </w:p>
    <w:p w14:paraId="4939CF96" w14:textId="20CB13A3" w:rsidR="00CD3ED3" w:rsidRPr="007F0D61" w:rsidRDefault="00CD3ED3" w:rsidP="007F0D61">
      <w:pPr>
        <w:pStyle w:val="CommentText"/>
        <w:rPr>
          <w:highlight w:val="yellow"/>
        </w:rPr>
      </w:pPr>
      <w:r w:rsidRPr="007F0D61">
        <w:rPr>
          <w:highlight w:val="yellow"/>
        </w:rPr>
        <w:t>- incomeType: Mapped from Income Type (SysName).</w:t>
      </w:r>
    </w:p>
    <w:p w14:paraId="49DD7B0B" w14:textId="0EDBC42C" w:rsidR="00CD3ED3" w:rsidRPr="007F0D61" w:rsidRDefault="00CD3ED3" w:rsidP="007F0D61">
      <w:pPr>
        <w:pStyle w:val="CommentText"/>
        <w:rPr>
          <w:highlight w:val="yellow"/>
        </w:rPr>
      </w:pPr>
      <w:r w:rsidRPr="007F0D61">
        <w:rPr>
          <w:highlight w:val="yellow"/>
        </w:rPr>
        <w:t>- incomeTypeText: Mapped from Income Type (Display Text).</w:t>
      </w:r>
    </w:p>
    <w:p w14:paraId="186BB756" w14:textId="1F3DB5D6" w:rsidR="00CD3ED3" w:rsidRPr="007F0D61" w:rsidRDefault="00CD3ED3" w:rsidP="007F0D61">
      <w:pPr>
        <w:pStyle w:val="CommentText"/>
        <w:rPr>
          <w:highlight w:val="yellow"/>
        </w:rPr>
      </w:pPr>
      <w:r w:rsidRPr="007F0D61">
        <w:rPr>
          <w:highlight w:val="yellow"/>
        </w:rPr>
        <w:t>- ownerIncome: Mapped from Owner Income.</w:t>
      </w:r>
    </w:p>
    <w:p w14:paraId="50C62EC2" w14:textId="5B5CAECA" w:rsidR="00CD3ED3" w:rsidRPr="007F0D61" w:rsidRDefault="00CD3ED3" w:rsidP="007F0D61">
      <w:pPr>
        <w:pStyle w:val="CommentText"/>
        <w:rPr>
          <w:highlight w:val="yellow"/>
        </w:rPr>
      </w:pPr>
      <w:r w:rsidRPr="007F0D61">
        <w:rPr>
          <w:highlight w:val="yellow"/>
        </w:rPr>
        <w:t>- averageIncome: Mapped from Average -Income/Month.</w:t>
      </w:r>
    </w:p>
    <w:p w14:paraId="5DFCB98B" w14:textId="28352407" w:rsidR="00CD3ED3" w:rsidRPr="007F0D61" w:rsidRDefault="00CD3ED3" w:rsidP="007F0D61">
      <w:pPr>
        <w:pStyle w:val="CommentText"/>
        <w:rPr>
          <w:highlight w:val="yellow"/>
        </w:rPr>
      </w:pPr>
      <w:r w:rsidRPr="007F0D61">
        <w:rPr>
          <w:highlight w:val="yellow"/>
        </w:rPr>
        <w:t>- additionalComments: Mapped from Additional Comments.</w:t>
      </w:r>
    </w:p>
    <w:p w14:paraId="3FF31228" w14:textId="77777777" w:rsidR="00CD3ED3" w:rsidRPr="007F0D61" w:rsidRDefault="00CD3ED3" w:rsidP="007F0D61">
      <w:pPr>
        <w:pStyle w:val="CommentText"/>
        <w:rPr>
          <w:highlight w:val="yellow"/>
        </w:rPr>
      </w:pPr>
    </w:p>
    <w:p w14:paraId="4366E702" w14:textId="472FBA49" w:rsidR="00CD3ED3" w:rsidRPr="007F0D61" w:rsidRDefault="00CD3ED3" w:rsidP="007F0D61">
      <w:pPr>
        <w:pStyle w:val="CommentText"/>
        <w:rPr>
          <w:b/>
          <w:bCs/>
          <w:highlight w:val="yellow"/>
        </w:rPr>
      </w:pPr>
      <w:r w:rsidRPr="007F0D61">
        <w:rPr>
          <w:b/>
          <w:bCs/>
          <w:highlight w:val="yellow"/>
        </w:rPr>
        <w:t>2. Flow: N</w:t>
      </w:r>
    </w:p>
    <w:p w14:paraId="5DB90593" w14:textId="77777777" w:rsidR="00CD3ED3" w:rsidRPr="007F0D61" w:rsidRDefault="00CD3ED3" w:rsidP="007F0D61">
      <w:pPr>
        <w:pStyle w:val="CommentText"/>
        <w:rPr>
          <w:highlight w:val="yellow"/>
        </w:rPr>
      </w:pPr>
    </w:p>
    <w:p w14:paraId="1E17CE0B" w14:textId="77777777" w:rsidR="00CD3ED3" w:rsidRPr="007F0D61" w:rsidRDefault="00CD3ED3" w:rsidP="007F0D61">
      <w:pPr>
        <w:pStyle w:val="CommentText"/>
        <w:rPr>
          <w:highlight w:val="yellow"/>
        </w:rPr>
      </w:pPr>
      <w:r w:rsidRPr="007F0D61">
        <w:rPr>
          <w:highlight w:val="yellow"/>
        </w:rPr>
        <w:t>Source: Make Recommendation → Assessment of Customer Records → Assessment of Customer’s Income and Expenses → Assessment of Incomes</w:t>
      </w:r>
    </w:p>
    <w:p w14:paraId="12483638" w14:textId="77777777" w:rsidR="00CD3ED3" w:rsidRPr="007F0D61" w:rsidRDefault="00CD3ED3" w:rsidP="007F0D61">
      <w:pPr>
        <w:pStyle w:val="CommentText"/>
        <w:rPr>
          <w:highlight w:val="yellow"/>
        </w:rPr>
      </w:pPr>
    </w:p>
    <w:p w14:paraId="7754BAFD" w14:textId="7CECAA43" w:rsidR="00CD3ED3" w:rsidRPr="007F0D61" w:rsidRDefault="00CD3ED3" w:rsidP="007F0D61">
      <w:pPr>
        <w:pStyle w:val="CommentText"/>
        <w:rPr>
          <w:highlight w:val="yellow"/>
        </w:rPr>
      </w:pPr>
      <w:r w:rsidRPr="007F0D61">
        <w:rPr>
          <w:highlight w:val="yellow"/>
        </w:rPr>
        <w:t>- incomeType: Mapped from Income Type (SysName).</w:t>
      </w:r>
    </w:p>
    <w:p w14:paraId="0896620B" w14:textId="1880C1F7" w:rsidR="00CD3ED3" w:rsidRPr="007F0D61" w:rsidRDefault="00CD3ED3" w:rsidP="007F0D61">
      <w:pPr>
        <w:pStyle w:val="CommentText"/>
        <w:rPr>
          <w:highlight w:val="yellow"/>
        </w:rPr>
      </w:pPr>
      <w:r w:rsidRPr="007F0D61">
        <w:rPr>
          <w:highlight w:val="yellow"/>
        </w:rPr>
        <w:t>- incomeTypeText: Mapped from Income Type (Display Text).</w:t>
      </w:r>
    </w:p>
    <w:p w14:paraId="3807DC2F" w14:textId="3AC78ADF" w:rsidR="00CD3ED3" w:rsidRPr="007F0D61" w:rsidRDefault="00CD3ED3" w:rsidP="007F0D61">
      <w:pPr>
        <w:pStyle w:val="CommentText"/>
        <w:rPr>
          <w:highlight w:val="yellow"/>
        </w:rPr>
      </w:pPr>
      <w:r w:rsidRPr="007F0D61">
        <w:rPr>
          <w:highlight w:val="yellow"/>
        </w:rPr>
        <w:t>- ownerIncome: Mapped from Owner Income.</w:t>
      </w:r>
    </w:p>
    <w:p w14:paraId="0C3BE34A" w14:textId="5980AC6C" w:rsidR="00CD3ED3" w:rsidRPr="007F0D61" w:rsidRDefault="00CD3ED3" w:rsidP="007F0D61">
      <w:pPr>
        <w:pStyle w:val="CommentText"/>
        <w:rPr>
          <w:highlight w:val="yellow"/>
        </w:rPr>
      </w:pPr>
      <w:r w:rsidRPr="007F0D61">
        <w:rPr>
          <w:highlight w:val="yellow"/>
        </w:rPr>
        <w:t>- averageIncome: Mapped from the Average Income UW/Month column.</w:t>
      </w:r>
    </w:p>
    <w:p w14:paraId="708B5690" w14:textId="13440B9B" w:rsidR="00CD3ED3" w:rsidRPr="007F0D61" w:rsidRDefault="00CD3ED3" w:rsidP="007F0D61">
      <w:pPr>
        <w:pStyle w:val="CommentText"/>
        <w:rPr>
          <w:highlight w:val="yellow"/>
        </w:rPr>
      </w:pPr>
      <w:r w:rsidRPr="007F0D61">
        <w:rPr>
          <w:highlight w:val="yellow"/>
        </w:rPr>
        <w:t>- additionalComments: Mapped from Additional Comments.</w:t>
      </w:r>
    </w:p>
    <w:p w14:paraId="0036B6CF" w14:textId="77777777" w:rsidR="00CD3ED3" w:rsidRPr="007F0D61" w:rsidRDefault="00CD3ED3" w:rsidP="007F0D61">
      <w:pPr>
        <w:pStyle w:val="CommentText"/>
        <w:rPr>
          <w:highlight w:val="yellow"/>
        </w:rPr>
      </w:pPr>
    </w:p>
    <w:p w14:paraId="2C84B37F" w14:textId="77777777" w:rsidR="00CD3ED3" w:rsidRPr="007F0D61" w:rsidRDefault="00CD3ED3" w:rsidP="007F0D61">
      <w:pPr>
        <w:pStyle w:val="CommentText"/>
        <w:rPr>
          <w:b/>
          <w:bCs/>
          <w:highlight w:val="yellow"/>
        </w:rPr>
      </w:pPr>
      <w:r w:rsidRPr="007F0D61">
        <w:rPr>
          <w:b/>
          <w:bCs/>
          <w:highlight w:val="yellow"/>
        </w:rPr>
        <w:t>II. Expense List</w:t>
      </w:r>
    </w:p>
    <w:p w14:paraId="79E6D93D" w14:textId="17A43C73" w:rsidR="00CD3ED3" w:rsidRPr="007F0D61" w:rsidRDefault="00CD3ED3" w:rsidP="007F0D61">
      <w:pPr>
        <w:pStyle w:val="CommentText"/>
        <w:rPr>
          <w:highlight w:val="yellow"/>
        </w:rPr>
      </w:pPr>
      <w:r w:rsidRPr="007F0D61">
        <w:rPr>
          <w:b/>
          <w:bCs/>
          <w:highlight w:val="yellow"/>
        </w:rPr>
        <w:t>1. Flow: BU, F</w:t>
      </w:r>
    </w:p>
    <w:p w14:paraId="2828EBA7" w14:textId="77777777" w:rsidR="00CD3ED3" w:rsidRPr="007F0D61" w:rsidRDefault="00CD3ED3" w:rsidP="007F0D61">
      <w:pPr>
        <w:pStyle w:val="CommentText"/>
        <w:rPr>
          <w:highlight w:val="yellow"/>
        </w:rPr>
      </w:pPr>
    </w:p>
    <w:p w14:paraId="44E52E20" w14:textId="77777777" w:rsidR="00CD3ED3" w:rsidRPr="007F0D61" w:rsidRDefault="00CD3ED3" w:rsidP="007F0D61">
      <w:pPr>
        <w:pStyle w:val="CommentText"/>
        <w:rPr>
          <w:highlight w:val="yellow"/>
        </w:rPr>
      </w:pPr>
      <w:r w:rsidRPr="007F0D61">
        <w:rPr>
          <w:highlight w:val="yellow"/>
        </w:rPr>
        <w:t>Source: Credit History → Average Customer and Co-borrower Debt Repayment Cost/Month</w:t>
      </w:r>
    </w:p>
    <w:p w14:paraId="27274DE7" w14:textId="77777777" w:rsidR="00CD3ED3" w:rsidRPr="007F0D61" w:rsidRDefault="00CD3ED3" w:rsidP="007F0D61">
      <w:pPr>
        <w:pStyle w:val="CommentText"/>
        <w:rPr>
          <w:highlight w:val="yellow"/>
        </w:rPr>
      </w:pPr>
    </w:p>
    <w:p w14:paraId="29E46D50" w14:textId="1C459717" w:rsidR="00CD3ED3" w:rsidRPr="007F0D61" w:rsidRDefault="00CD3ED3" w:rsidP="007F0D61">
      <w:pPr>
        <w:pStyle w:val="CommentText"/>
        <w:rPr>
          <w:highlight w:val="yellow"/>
        </w:rPr>
      </w:pPr>
      <w:r w:rsidRPr="007F0D61">
        <w:rPr>
          <w:highlight w:val="yellow"/>
        </w:rPr>
        <w:t>- expenseType: Mapped from Indicator (SysName).</w:t>
      </w:r>
    </w:p>
    <w:p w14:paraId="3B425A19" w14:textId="64D79F13" w:rsidR="00CD3ED3" w:rsidRPr="007F0D61" w:rsidRDefault="00CD3ED3" w:rsidP="007F0D61">
      <w:pPr>
        <w:pStyle w:val="CommentText"/>
        <w:rPr>
          <w:highlight w:val="yellow"/>
        </w:rPr>
      </w:pPr>
      <w:r w:rsidRPr="007F0D61">
        <w:rPr>
          <w:highlight w:val="yellow"/>
        </w:rPr>
        <w:t>- expenseTypeText: Mapped from Indicator (Display Text).</w:t>
      </w:r>
    </w:p>
    <w:p w14:paraId="7B874838" w14:textId="5F100960" w:rsidR="00CD3ED3" w:rsidRPr="007F0D61" w:rsidRDefault="00CD3ED3" w:rsidP="007F0D61">
      <w:pPr>
        <w:pStyle w:val="CommentText"/>
        <w:rPr>
          <w:highlight w:val="yellow"/>
        </w:rPr>
      </w:pPr>
      <w:r w:rsidRPr="007F0D61">
        <w:rPr>
          <w:highlight w:val="yellow"/>
        </w:rPr>
        <w:t>- expenseValue: Mapped from the Cost By Calculated DVKD column.</w:t>
      </w:r>
    </w:p>
    <w:p w14:paraId="0FEA9611" w14:textId="7E685C10" w:rsidR="00CD3ED3" w:rsidRPr="007F0D61" w:rsidRDefault="00CD3ED3" w:rsidP="007F0D61">
      <w:pPr>
        <w:pStyle w:val="CommentText"/>
        <w:rPr>
          <w:highlight w:val="yellow"/>
        </w:rPr>
      </w:pPr>
    </w:p>
    <w:p w14:paraId="358BB842" w14:textId="77777777" w:rsidR="00CD3ED3" w:rsidRPr="007F0D61" w:rsidRDefault="00CD3ED3" w:rsidP="007F0D61">
      <w:pPr>
        <w:pStyle w:val="CommentText"/>
        <w:rPr>
          <w:highlight w:val="yellow"/>
        </w:rPr>
      </w:pPr>
      <w:r w:rsidRPr="007F0D61">
        <w:rPr>
          <w:highlight w:val="yellow"/>
        </w:rPr>
        <w:t>2. N Workflow</w:t>
      </w:r>
    </w:p>
    <w:p w14:paraId="4C288AA7" w14:textId="77777777" w:rsidR="00CD3ED3" w:rsidRPr="007F0D61" w:rsidRDefault="00CD3ED3" w:rsidP="007F0D61">
      <w:pPr>
        <w:pStyle w:val="CommentText"/>
        <w:rPr>
          <w:highlight w:val="yellow"/>
        </w:rPr>
      </w:pPr>
    </w:p>
    <w:p w14:paraId="4A5BF7DE" w14:textId="77777777" w:rsidR="00CD3ED3" w:rsidRPr="007F0D61" w:rsidRDefault="00CD3ED3" w:rsidP="007F0D61">
      <w:pPr>
        <w:pStyle w:val="CommentText"/>
        <w:rPr>
          <w:highlight w:val="yellow"/>
        </w:rPr>
      </w:pPr>
      <w:r w:rsidRPr="007F0D61">
        <w:rPr>
          <w:highlight w:val="yellow"/>
        </w:rPr>
        <w:t>Source: Make Recommendation → Assessment of Customer Records → Assessment of Customer’s Income and Expenses → Assessment of Expenses</w:t>
      </w:r>
    </w:p>
    <w:p w14:paraId="4540D943" w14:textId="77777777" w:rsidR="00CD3ED3" w:rsidRPr="007F0D61" w:rsidRDefault="00CD3ED3" w:rsidP="007F0D61">
      <w:pPr>
        <w:pStyle w:val="CommentText"/>
        <w:rPr>
          <w:highlight w:val="yellow"/>
        </w:rPr>
      </w:pPr>
    </w:p>
    <w:p w14:paraId="63DBC278" w14:textId="77777777" w:rsidR="00CD3ED3" w:rsidRPr="007F0D61" w:rsidRDefault="00CD3ED3" w:rsidP="007F0D61">
      <w:pPr>
        <w:pStyle w:val="CommentText"/>
        <w:rPr>
          <w:highlight w:val="yellow"/>
        </w:rPr>
      </w:pPr>
      <w:r w:rsidRPr="007F0D61">
        <w:rPr>
          <w:highlight w:val="yellow"/>
        </w:rPr>
        <w:t>expenseType: Mapped from Indicator (SysName).</w:t>
      </w:r>
    </w:p>
    <w:p w14:paraId="00C05B5A" w14:textId="77777777" w:rsidR="00CD3ED3" w:rsidRPr="007F0D61" w:rsidRDefault="00CD3ED3" w:rsidP="007F0D61">
      <w:pPr>
        <w:pStyle w:val="CommentText"/>
        <w:rPr>
          <w:highlight w:val="yellow"/>
        </w:rPr>
      </w:pPr>
      <w:r w:rsidRPr="007F0D61">
        <w:rPr>
          <w:highlight w:val="yellow"/>
        </w:rPr>
        <w:t>expenseTypeText: Mapped from Indicator (Display Text).</w:t>
      </w:r>
    </w:p>
    <w:p w14:paraId="6E7D326E" w14:textId="77777777" w:rsidR="00CD3ED3" w:rsidRDefault="00CD3ED3" w:rsidP="007F0D61">
      <w:pPr>
        <w:pStyle w:val="CommentText"/>
      </w:pPr>
      <w:r w:rsidRPr="007F0D61">
        <w:rPr>
          <w:highlight w:val="yellow"/>
        </w:rPr>
        <w:t>expenseValue: Mapped from the Cost By Calculated UW column.</w:t>
      </w:r>
    </w:p>
    <w:p w14:paraId="189C74F6" w14:textId="40039C2C" w:rsidR="00CD3ED3" w:rsidRDefault="00CD3ED3" w:rsidP="007F0D61">
      <w:pPr>
        <w:pStyle w:val="CommentText"/>
      </w:pPr>
    </w:p>
  </w:comment>
  <w:comment w:id="29" w:author="Can Nguyen Van &lt;CVCC-DEV1.IT&gt;" w:date="2026-10-06T18:22:00Z" w:initials="C">
    <w:p w14:paraId="6DA75D6D" w14:textId="77777777" w:rsidR="00CD3ED3" w:rsidRDefault="00CD3ED3">
      <w:pPr>
        <w:pStyle w:val="CommentText"/>
      </w:pPr>
      <w:r>
        <w:rPr>
          <w:rStyle w:val="CommentReference"/>
        </w:rPr>
        <w:annotationRef/>
      </w:r>
      <w:r w:rsidRPr="000D50F0">
        <w:t>Please also provide collaterals[].</w:t>
      </w:r>
      <w:r>
        <w:t>income</w:t>
      </w:r>
      <w:r w:rsidRPr="000D50F0">
        <w:t>TypeSysName (SysName/code)</w:t>
      </w:r>
    </w:p>
  </w:comment>
  <w:comment w:id="30" w:author="Волков Сергей" w:date="2026-10-06T19:00:00Z" w:initials="ВС">
    <w:p w14:paraId="56B283ED" w14:textId="351E8EAD" w:rsidR="00CD3ED3" w:rsidRDefault="00CD3ED3">
      <w:pPr>
        <w:pStyle w:val="CommentText"/>
      </w:pPr>
      <w:r>
        <w:rPr>
          <w:rStyle w:val="CommentReference"/>
        </w:rPr>
        <w:annotationRef/>
      </w:r>
      <w:r>
        <w:t>ок</w:t>
      </w:r>
    </w:p>
  </w:comment>
  <w:comment w:id="36" w:author="Can Nguyen Van &lt;CVCC-DEV1.IT&gt;" w:date="2026-10-09T15:44:00Z" w:initials="C">
    <w:p w14:paraId="6A2881F0" w14:textId="77777777" w:rsidR="00CD3ED3" w:rsidRPr="00CC7888" w:rsidRDefault="00CD3ED3" w:rsidP="007A7D53">
      <w:pPr>
        <w:pStyle w:val="CommentText"/>
        <w:rPr>
          <w:highlight w:val="green"/>
        </w:rPr>
      </w:pPr>
      <w:r>
        <w:rPr>
          <w:rStyle w:val="CommentReference"/>
        </w:rPr>
        <w:annotationRef/>
      </w:r>
      <w:r w:rsidRPr="00CC7888">
        <w:rPr>
          <w:highlight w:val="green"/>
        </w:rPr>
        <w:t>Please revise the expenseList mapping as follows:</w:t>
      </w:r>
    </w:p>
    <w:p w14:paraId="2F0DCA80" w14:textId="77777777" w:rsidR="00CD3ED3" w:rsidRPr="00CC7888" w:rsidRDefault="00CD3ED3" w:rsidP="007A7D53">
      <w:pPr>
        <w:pStyle w:val="CommentText"/>
        <w:rPr>
          <w:highlight w:val="green"/>
        </w:rPr>
      </w:pPr>
    </w:p>
    <w:p w14:paraId="3F1E6312" w14:textId="77777777" w:rsidR="00CD3ED3" w:rsidRPr="00CC7888" w:rsidRDefault="00CD3ED3" w:rsidP="007A7D53">
      <w:pPr>
        <w:pStyle w:val="CommentText"/>
        <w:rPr>
          <w:highlight w:val="green"/>
        </w:rPr>
      </w:pPr>
      <w:r w:rsidRPr="00CC7888">
        <w:rPr>
          <w:highlight w:val="green"/>
        </w:rPr>
        <w:t>Flow BU, F: Include only the Indicator (sysname, text) and its corresponding value from the Cost By Calculated DVKD column.</w:t>
      </w:r>
    </w:p>
    <w:p w14:paraId="0BCB89D3" w14:textId="77777777" w:rsidR="00CD3ED3" w:rsidRPr="00CC7888" w:rsidRDefault="00CD3ED3" w:rsidP="007A7D53">
      <w:pPr>
        <w:pStyle w:val="CommentText"/>
        <w:rPr>
          <w:highlight w:val="green"/>
        </w:rPr>
      </w:pPr>
    </w:p>
    <w:p w14:paraId="1A7326CA" w14:textId="77777777" w:rsidR="00CD3ED3" w:rsidRPr="00CC7888" w:rsidRDefault="00CD3ED3" w:rsidP="007A7D53">
      <w:pPr>
        <w:pStyle w:val="CommentText"/>
        <w:rPr>
          <w:highlight w:val="green"/>
        </w:rPr>
      </w:pPr>
      <w:r w:rsidRPr="00CC7888">
        <w:rPr>
          <w:highlight w:val="green"/>
        </w:rPr>
        <w:t>Flow N: Include only the Indicator (sysname, text) and its corresponding value from the Cost By Calculated UW column.</w:t>
      </w:r>
    </w:p>
    <w:p w14:paraId="4EA3E3A1" w14:textId="77777777" w:rsidR="00CD3ED3" w:rsidRPr="00CC7888" w:rsidRDefault="00CD3ED3" w:rsidP="007A7D53">
      <w:pPr>
        <w:pStyle w:val="CommentText"/>
        <w:rPr>
          <w:highlight w:val="green"/>
        </w:rPr>
      </w:pPr>
    </w:p>
    <w:p w14:paraId="29A30A0E" w14:textId="77777777" w:rsidR="00CD3ED3" w:rsidRPr="00CC7888" w:rsidRDefault="00CD3ED3" w:rsidP="007A7D53">
      <w:pPr>
        <w:pStyle w:val="CommentText"/>
        <w:rPr>
          <w:highlight w:val="green"/>
        </w:rPr>
      </w:pPr>
      <w:r w:rsidRPr="00CC7888">
        <w:rPr>
          <w:highlight w:val="green"/>
        </w:rPr>
        <w:t xml:space="preserve">Please remove </w:t>
      </w:r>
      <w:r w:rsidRPr="00CC7888">
        <w:rPr>
          <w:rFonts w:ascii="Times New Roman" w:eastAsiaTheme="minorEastAsia" w:hAnsi="Times New Roman"/>
          <w:sz w:val="24"/>
          <w:highlight w:val="green"/>
        </w:rPr>
        <w:t>expenseList</w:t>
      </w:r>
      <w:r w:rsidRPr="00CC7888">
        <w:rPr>
          <w:rFonts w:ascii="Times New Roman" w:hAnsi="Times New Roman"/>
          <w:sz w:val="24"/>
          <w:highlight w:val="green"/>
        </w:rPr>
        <w:t>[].type</w:t>
      </w:r>
      <w:r w:rsidRPr="00CC7888">
        <w:rPr>
          <w:rStyle w:val="CommentReference"/>
          <w:highlight w:val="green"/>
        </w:rPr>
        <w:annotationRef/>
      </w:r>
      <w:r w:rsidRPr="00CC7888">
        <w:rPr>
          <w:highlight w:val="green"/>
        </w:rPr>
        <w:t>field and do not include separate entries for CICDataBased and costByCalculatedDVKD. Each indicator should be included only once, with the value taken from the applicable column based on the flow.</w:t>
      </w:r>
    </w:p>
    <w:p w14:paraId="28856C99" w14:textId="77777777" w:rsidR="00CD3ED3" w:rsidRPr="00CC7888" w:rsidRDefault="00CD3ED3" w:rsidP="007A7D53">
      <w:pPr>
        <w:pStyle w:val="CommentText"/>
        <w:rPr>
          <w:highlight w:val="green"/>
        </w:rPr>
      </w:pPr>
    </w:p>
    <w:p w14:paraId="27950C6A" w14:textId="77777777" w:rsidR="00CD3ED3" w:rsidRPr="00CC7888" w:rsidRDefault="00CD3ED3" w:rsidP="007A7D53">
      <w:pPr>
        <w:pStyle w:val="CommentText"/>
        <w:rPr>
          <w:highlight w:val="green"/>
        </w:rPr>
      </w:pPr>
    </w:p>
    <w:p w14:paraId="68D90DA3" w14:textId="77777777" w:rsidR="00CD3ED3" w:rsidRPr="00CC7888" w:rsidRDefault="00CD3ED3" w:rsidP="007A7D53">
      <w:pPr>
        <w:pStyle w:val="CommentText"/>
        <w:rPr>
          <w:highlight w:val="green"/>
        </w:rPr>
      </w:pPr>
      <w:r w:rsidRPr="00CC7888">
        <w:rPr>
          <w:highlight w:val="green"/>
        </w:rPr>
        <w:t>EX:</w:t>
      </w:r>
    </w:p>
    <w:p w14:paraId="48D0D516" w14:textId="77777777" w:rsidR="00CD3ED3" w:rsidRPr="00CC7888" w:rsidRDefault="00CD3ED3" w:rsidP="007A7D53">
      <w:pPr>
        <w:pStyle w:val="CommentText"/>
        <w:rPr>
          <w:highlight w:val="green"/>
        </w:rPr>
      </w:pPr>
    </w:p>
    <w:p w14:paraId="45BBDE2F" w14:textId="77777777" w:rsidR="00CD3ED3" w:rsidRPr="00CC7888" w:rsidRDefault="00CD3ED3" w:rsidP="007A7D53">
      <w:pPr>
        <w:rPr>
          <w:rFonts w:ascii="Times New Roman" w:hAnsi="Times New Roman"/>
          <w:highlight w:val="green"/>
        </w:rPr>
      </w:pPr>
      <w:r w:rsidRPr="00CC7888">
        <w:rPr>
          <w:rFonts w:ascii="Times New Roman" w:hAnsi="Times New Roman"/>
          <w:highlight w:val="green"/>
        </w:rPr>
        <w:t>"expenseList": [</w:t>
      </w:r>
    </w:p>
    <w:p w14:paraId="53478990" w14:textId="77777777" w:rsidR="00CD3ED3" w:rsidRPr="00CC7888" w:rsidRDefault="00CD3ED3" w:rsidP="007A7D53">
      <w:pPr>
        <w:rPr>
          <w:rFonts w:ascii="Times New Roman" w:hAnsi="Times New Roman"/>
          <w:highlight w:val="green"/>
        </w:rPr>
      </w:pPr>
      <w:r w:rsidRPr="00CC7888">
        <w:rPr>
          <w:rFonts w:ascii="Times New Roman" w:hAnsi="Times New Roman"/>
          <w:highlight w:val="green"/>
        </w:rPr>
        <w:t xml:space="preserve">      {</w:t>
      </w:r>
    </w:p>
    <w:p w14:paraId="7A754701" w14:textId="4C598AAD" w:rsidR="00CD3ED3" w:rsidRPr="00CC7888" w:rsidRDefault="00CD3ED3" w:rsidP="007A7D53">
      <w:pPr>
        <w:rPr>
          <w:rFonts w:ascii="Times New Roman" w:hAnsi="Times New Roman"/>
          <w:highlight w:val="green"/>
        </w:rPr>
      </w:pPr>
      <w:r w:rsidRPr="00CC7888">
        <w:rPr>
          <w:rFonts w:ascii="Times New Roman" w:hAnsi="Times New Roman"/>
          <w:highlight w:val="green"/>
        </w:rPr>
        <w:t xml:space="preserve">        </w:t>
      </w:r>
    </w:p>
    <w:p w14:paraId="0031EE93" w14:textId="77777777" w:rsidR="00CD3ED3" w:rsidRPr="00CC7888" w:rsidRDefault="00CD3ED3" w:rsidP="007A7D53">
      <w:pPr>
        <w:rPr>
          <w:rFonts w:ascii="Times New Roman" w:hAnsi="Times New Roman"/>
          <w:highlight w:val="green"/>
        </w:rPr>
      </w:pPr>
      <w:r w:rsidRPr="00CC7888">
        <w:rPr>
          <w:rFonts w:ascii="Times New Roman" w:hAnsi="Times New Roman"/>
          <w:highlight w:val="green"/>
        </w:rPr>
        <w:t xml:space="preserve">        "indicatorSysName": "otherCreditInstDebtRepaymentCost",</w:t>
      </w:r>
    </w:p>
    <w:p w14:paraId="169A1E99" w14:textId="77777777" w:rsidR="00CD3ED3" w:rsidRPr="00CC7888" w:rsidRDefault="00CD3ED3" w:rsidP="007A7D53">
      <w:pPr>
        <w:rPr>
          <w:rFonts w:ascii="Times New Roman" w:hAnsi="Times New Roman"/>
          <w:highlight w:val="green"/>
        </w:rPr>
      </w:pPr>
      <w:r w:rsidRPr="00CC7888">
        <w:rPr>
          <w:rFonts w:ascii="Times New Roman" w:hAnsi="Times New Roman"/>
          <w:highlight w:val="green"/>
        </w:rPr>
        <w:t xml:space="preserve">        "indicatorName": "Other Credit Institution Debt Repayment Costs",</w:t>
      </w:r>
    </w:p>
    <w:p w14:paraId="319498F8" w14:textId="77777777" w:rsidR="00CD3ED3" w:rsidRPr="00CC7888" w:rsidRDefault="00CD3ED3" w:rsidP="007A7D53">
      <w:pPr>
        <w:rPr>
          <w:rFonts w:ascii="Times New Roman" w:hAnsi="Times New Roman"/>
          <w:highlight w:val="green"/>
        </w:rPr>
      </w:pPr>
      <w:r w:rsidRPr="00CC7888">
        <w:rPr>
          <w:rFonts w:ascii="Times New Roman" w:hAnsi="Times New Roman"/>
          <w:highlight w:val="green"/>
        </w:rPr>
        <w:t xml:space="preserve">        "indicatorValue": 312314234234</w:t>
      </w:r>
    </w:p>
    <w:p w14:paraId="2CBD2B95" w14:textId="77777777" w:rsidR="00CD3ED3" w:rsidRPr="00CC7888" w:rsidRDefault="00CD3ED3" w:rsidP="007A7D53">
      <w:pPr>
        <w:rPr>
          <w:rFonts w:ascii="Times New Roman" w:hAnsi="Times New Roman"/>
          <w:highlight w:val="green"/>
        </w:rPr>
      </w:pPr>
      <w:r w:rsidRPr="00CC7888">
        <w:rPr>
          <w:rFonts w:ascii="Times New Roman" w:hAnsi="Times New Roman"/>
          <w:highlight w:val="green"/>
        </w:rPr>
        <w:t xml:space="preserve">      },</w:t>
      </w:r>
    </w:p>
    <w:p w14:paraId="703DB5BD" w14:textId="77777777" w:rsidR="00CD3ED3" w:rsidRPr="00CC7888" w:rsidRDefault="00CD3ED3" w:rsidP="007A7D53">
      <w:pPr>
        <w:rPr>
          <w:rFonts w:ascii="Times New Roman" w:hAnsi="Times New Roman"/>
          <w:highlight w:val="green"/>
        </w:rPr>
      </w:pPr>
      <w:r w:rsidRPr="00CC7888">
        <w:rPr>
          <w:rFonts w:ascii="Times New Roman" w:hAnsi="Times New Roman"/>
          <w:highlight w:val="green"/>
        </w:rPr>
        <w:t xml:space="preserve">      {</w:t>
      </w:r>
    </w:p>
    <w:p w14:paraId="5271597C" w14:textId="77777777" w:rsidR="00CD3ED3" w:rsidRPr="00CC7888" w:rsidRDefault="00CD3ED3" w:rsidP="007A7D53">
      <w:pPr>
        <w:rPr>
          <w:rFonts w:ascii="Times New Roman" w:hAnsi="Times New Roman"/>
          <w:highlight w:val="green"/>
        </w:rPr>
      </w:pPr>
      <w:r w:rsidRPr="00CC7888">
        <w:rPr>
          <w:rFonts w:ascii="Times New Roman" w:hAnsi="Times New Roman"/>
          <w:highlight w:val="green"/>
        </w:rPr>
        <w:t xml:space="preserve">        "indicatorSysName": "creditCardBalancePercent",</w:t>
      </w:r>
    </w:p>
    <w:p w14:paraId="6182DD96" w14:textId="77777777" w:rsidR="00CD3ED3" w:rsidRPr="00CC7888" w:rsidRDefault="00CD3ED3" w:rsidP="007A7D53">
      <w:pPr>
        <w:rPr>
          <w:rFonts w:ascii="Times New Roman" w:hAnsi="Times New Roman"/>
          <w:highlight w:val="green"/>
        </w:rPr>
      </w:pPr>
      <w:r w:rsidRPr="00CC7888">
        <w:rPr>
          <w:rFonts w:ascii="Times New Roman" w:hAnsi="Times New Roman"/>
          <w:highlight w:val="green"/>
        </w:rPr>
        <w:t xml:space="preserve">        "indicatorName": "5% Credit Card Balance",</w:t>
      </w:r>
    </w:p>
    <w:p w14:paraId="747BA0C6" w14:textId="77777777" w:rsidR="00CD3ED3" w:rsidRPr="00CC7888" w:rsidRDefault="00CD3ED3" w:rsidP="007A7D53">
      <w:pPr>
        <w:rPr>
          <w:rFonts w:ascii="Times New Roman" w:hAnsi="Times New Roman"/>
          <w:highlight w:val="green"/>
        </w:rPr>
      </w:pPr>
      <w:r w:rsidRPr="00CC7888">
        <w:rPr>
          <w:rFonts w:ascii="Times New Roman" w:hAnsi="Times New Roman"/>
          <w:highlight w:val="green"/>
        </w:rPr>
        <w:t xml:space="preserve">        "indicatorValue": 5</w:t>
      </w:r>
    </w:p>
    <w:p w14:paraId="45D3D19A" w14:textId="77777777" w:rsidR="00CD3ED3" w:rsidRPr="00CC7888" w:rsidRDefault="00CD3ED3" w:rsidP="007A7D53">
      <w:pPr>
        <w:rPr>
          <w:rFonts w:ascii="Times New Roman" w:hAnsi="Times New Roman"/>
          <w:highlight w:val="green"/>
        </w:rPr>
      </w:pPr>
      <w:r w:rsidRPr="00CC7888">
        <w:rPr>
          <w:rFonts w:ascii="Times New Roman" w:hAnsi="Times New Roman"/>
          <w:highlight w:val="green"/>
        </w:rPr>
        <w:t xml:space="preserve">      },</w:t>
      </w:r>
    </w:p>
    <w:p w14:paraId="6A1CDC95" w14:textId="77777777" w:rsidR="00CD3ED3" w:rsidRPr="00CC7888" w:rsidRDefault="00CD3ED3" w:rsidP="007A7D53">
      <w:pPr>
        <w:rPr>
          <w:rFonts w:ascii="Times New Roman" w:hAnsi="Times New Roman"/>
          <w:highlight w:val="green"/>
        </w:rPr>
      </w:pPr>
      <w:r w:rsidRPr="00CC7888">
        <w:rPr>
          <w:rFonts w:ascii="Times New Roman" w:hAnsi="Times New Roman"/>
          <w:highlight w:val="green"/>
        </w:rPr>
        <w:t xml:space="preserve">      {</w:t>
      </w:r>
    </w:p>
    <w:p w14:paraId="70471F96" w14:textId="2229FCEB" w:rsidR="00CD3ED3" w:rsidRPr="00CC7888" w:rsidRDefault="00CD3ED3" w:rsidP="007A7D53">
      <w:pPr>
        <w:rPr>
          <w:rFonts w:ascii="Times New Roman" w:hAnsi="Times New Roman"/>
          <w:highlight w:val="green"/>
        </w:rPr>
      </w:pPr>
    </w:p>
    <w:p w14:paraId="7393A710" w14:textId="77777777" w:rsidR="00CD3ED3" w:rsidRPr="00CC7888" w:rsidRDefault="00CD3ED3" w:rsidP="007A7D53">
      <w:pPr>
        <w:rPr>
          <w:rFonts w:ascii="Times New Roman" w:hAnsi="Times New Roman"/>
          <w:highlight w:val="green"/>
        </w:rPr>
      </w:pPr>
      <w:r w:rsidRPr="00CC7888">
        <w:rPr>
          <w:rFonts w:ascii="Times New Roman" w:hAnsi="Times New Roman"/>
          <w:highlight w:val="green"/>
        </w:rPr>
        <w:t xml:space="preserve">        "indicatorSysName": "debtRepaymentCostThisLoan",</w:t>
      </w:r>
    </w:p>
    <w:p w14:paraId="027D0E79" w14:textId="77777777" w:rsidR="00CD3ED3" w:rsidRPr="00CC7888" w:rsidRDefault="00CD3ED3" w:rsidP="007A7D53">
      <w:pPr>
        <w:rPr>
          <w:rFonts w:ascii="Times New Roman" w:hAnsi="Times New Roman"/>
          <w:highlight w:val="green"/>
        </w:rPr>
      </w:pPr>
      <w:r w:rsidRPr="00CC7888">
        <w:rPr>
          <w:rFonts w:ascii="Times New Roman" w:hAnsi="Times New Roman"/>
          <w:highlight w:val="green"/>
        </w:rPr>
        <w:t xml:space="preserve">        "indicatorName": "Debt Repayment Costs for This Loan",</w:t>
      </w:r>
    </w:p>
    <w:p w14:paraId="12A0DC9A" w14:textId="77777777" w:rsidR="00CD3ED3" w:rsidRPr="00CC7888" w:rsidRDefault="00CD3ED3" w:rsidP="007A7D53">
      <w:pPr>
        <w:rPr>
          <w:rFonts w:ascii="Times New Roman" w:hAnsi="Times New Roman"/>
          <w:highlight w:val="green"/>
        </w:rPr>
      </w:pPr>
      <w:r w:rsidRPr="00CC7888">
        <w:rPr>
          <w:rFonts w:ascii="Times New Roman" w:hAnsi="Times New Roman"/>
          <w:highlight w:val="green"/>
        </w:rPr>
        <w:t xml:space="preserve">        "indicatorValue": 312314234234</w:t>
      </w:r>
    </w:p>
    <w:p w14:paraId="403BAC9B" w14:textId="77777777" w:rsidR="00CD3ED3" w:rsidRPr="003B7F9F" w:rsidRDefault="00CD3ED3" w:rsidP="007A7D53">
      <w:pPr>
        <w:rPr>
          <w:rFonts w:ascii="Times New Roman" w:hAnsi="Times New Roman"/>
        </w:rPr>
      </w:pPr>
      <w:r w:rsidRPr="00CC7888">
        <w:rPr>
          <w:rFonts w:ascii="Times New Roman" w:hAnsi="Times New Roman"/>
          <w:highlight w:val="green"/>
        </w:rPr>
        <w:t xml:space="preserve">      },</w:t>
      </w:r>
    </w:p>
    <w:p w14:paraId="3A93C720" w14:textId="1A4B996E" w:rsidR="00CD3ED3" w:rsidRDefault="00CD3ED3" w:rsidP="007A7D53">
      <w:pPr>
        <w:pStyle w:val="CommentText"/>
      </w:pPr>
    </w:p>
  </w:comment>
  <w:comment w:id="37" w:author="Волков Сергей" w:date="2026-10-12T10:44:00Z" w:initials="ВС">
    <w:p w14:paraId="568FE537" w14:textId="5D4757F9" w:rsidR="009F14FC" w:rsidRDefault="009F14FC">
      <w:pPr>
        <w:pStyle w:val="CommentText"/>
      </w:pPr>
      <w:r>
        <w:rPr>
          <w:rStyle w:val="CommentReference"/>
        </w:rPr>
        <w:annotationRef/>
      </w:r>
      <w:r>
        <w:t>ок</w:t>
      </w:r>
    </w:p>
  </w:comment>
  <w:comment w:id="69" w:author="Can Nguyen Van &lt;CVCC-DEV1.IT&gt;" w:date="2026-10-09T15:48:00Z" w:initials="C">
    <w:p w14:paraId="50329225" w14:textId="77777777" w:rsidR="00CD3ED3" w:rsidRPr="009D142B" w:rsidRDefault="00CD3ED3" w:rsidP="009D142B">
      <w:pPr>
        <w:pStyle w:val="CommentText"/>
      </w:pPr>
      <w:r>
        <w:rPr>
          <w:rStyle w:val="CommentReference"/>
        </w:rPr>
        <w:annotationRef/>
      </w:r>
      <w:r w:rsidRPr="009D142B">
        <w:rPr>
          <w:highlight w:val="green"/>
        </w:rPr>
        <w:t>Include only the Indicator and its corresponding value from the Cost By Calculated DVKD column</w:t>
      </w:r>
      <w:r w:rsidRPr="009D142B">
        <w:t>.</w:t>
      </w:r>
    </w:p>
    <w:p w14:paraId="7A437818" w14:textId="3F1D7D84" w:rsidR="00CD3ED3" w:rsidRDefault="00CD3ED3">
      <w:pPr>
        <w:pStyle w:val="CommentText"/>
      </w:pPr>
    </w:p>
  </w:comment>
  <w:comment w:id="70" w:author="Волков Сергей" w:date="2026-10-12T10:28:00Z" w:initials="ВС">
    <w:p w14:paraId="158918B1" w14:textId="236D2845" w:rsidR="009E20DC" w:rsidRDefault="009E20DC">
      <w:pPr>
        <w:pStyle w:val="CommentText"/>
      </w:pPr>
      <w:r>
        <w:rPr>
          <w:rStyle w:val="CommentReference"/>
        </w:rPr>
        <w:annotationRef/>
      </w:r>
      <w:r>
        <w:t>ок</w:t>
      </w:r>
    </w:p>
  </w:comment>
  <w:comment w:id="71" w:author="Can Nguyen Van &lt;CVCC-DEV1.IT&gt;" w:date="2026-10-09T15:47:00Z" w:initials="C">
    <w:p w14:paraId="7A185AFB" w14:textId="77777777" w:rsidR="00CD3ED3" w:rsidRPr="00CC7888" w:rsidRDefault="00CD3ED3" w:rsidP="00CC7888">
      <w:pPr>
        <w:pStyle w:val="CommentText"/>
      </w:pPr>
      <w:r>
        <w:rPr>
          <w:rStyle w:val="CommentReference"/>
        </w:rPr>
        <w:annotationRef/>
      </w:r>
      <w:r w:rsidRPr="00CC7888">
        <w:rPr>
          <w:highlight w:val="green"/>
        </w:rPr>
        <w:t>Include only the Indicator and its corresponding value from the Cost By Calculated UW column.</w:t>
      </w:r>
    </w:p>
    <w:p w14:paraId="783BAD48" w14:textId="13675096" w:rsidR="00CD3ED3" w:rsidRDefault="00CD3ED3">
      <w:pPr>
        <w:pStyle w:val="CommentText"/>
      </w:pPr>
    </w:p>
  </w:comment>
  <w:comment w:id="72" w:author="Волков Сергей" w:date="2026-10-12T10:28:00Z" w:initials="ВС">
    <w:p w14:paraId="267A7500" w14:textId="7FED5D9E" w:rsidR="009E20DC" w:rsidRDefault="009E20DC">
      <w:pPr>
        <w:pStyle w:val="CommentText"/>
      </w:pPr>
      <w:r>
        <w:rPr>
          <w:rStyle w:val="CommentReference"/>
        </w:rPr>
        <w:annotationRef/>
      </w:r>
      <w:r>
        <w:t>ок</w:t>
      </w:r>
    </w:p>
  </w:comment>
  <w:comment w:id="74" w:author="Can Nguyen Van &lt;CVCC-DEV1.IT&gt;" w:date="2026-10-13T14:50:00Z" w:initials="C">
    <w:p w14:paraId="050A5D89" w14:textId="61CB2CAC" w:rsidR="005D00B0" w:rsidRDefault="005D00B0">
      <w:pPr>
        <w:pStyle w:val="CommentText"/>
      </w:pPr>
      <w:r>
        <w:rPr>
          <w:rStyle w:val="CommentReference"/>
        </w:rPr>
        <w:annotationRef/>
      </w:r>
      <w:r w:rsidRPr="000B7D45">
        <w:rPr>
          <w:highlight w:val="green"/>
        </w:rPr>
        <w:t>13/10: Please recheck this mapping. We only need to retrieve the SysName of the Indicator; there is no need to filter by type (costByCalculatedDVKD, or costByCalculatedUW).</w:t>
      </w:r>
    </w:p>
  </w:comment>
  <w:comment w:id="75" w:author="Волков Сергей" w:date="2026-10-13T22:21:00Z" w:initials="ВС">
    <w:p w14:paraId="40A0DDF7" w14:textId="5A414C44" w:rsidR="00C50078" w:rsidRDefault="00C50078">
      <w:pPr>
        <w:pStyle w:val="CommentText"/>
        <w:rPr>
          <w:rFonts w:ascii="Helvetica" w:hAnsi="Helvetica" w:cs="Helvetica"/>
          <w:sz w:val="24"/>
        </w:rPr>
      </w:pPr>
      <w:r>
        <w:rPr>
          <w:rStyle w:val="CommentReference"/>
        </w:rPr>
        <w:annotationRef/>
      </w:r>
      <w:r w:rsidRPr="00C50078">
        <w:rPr>
          <w:rFonts w:ascii="Helvetica" w:hAnsi="Helvetica" w:cs="Helvetica"/>
          <w:sz w:val="24"/>
        </w:rPr>
        <w:t>This is a feature of how data is stored in the object. The developer will look into it.</w:t>
      </w:r>
    </w:p>
    <w:p w14:paraId="1617B0A9" w14:textId="0D9A7E5D" w:rsidR="00B1144E" w:rsidRPr="00C50078" w:rsidRDefault="00B1144E">
      <w:pPr>
        <w:pStyle w:val="CommentText"/>
      </w:pPr>
      <w:r>
        <w:rPr>
          <w:noProof/>
          <w:lang w:val="ru-RU" w:eastAsia="ru-RU"/>
        </w:rPr>
        <w:drawing>
          <wp:inline distT="0" distB="0" distL="0" distR="0" wp14:anchorId="7AEE7B17" wp14:editId="24BA6D38">
            <wp:extent cx="6119495" cy="3827780"/>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119495" cy="3827780"/>
                    </a:xfrm>
                    <a:prstGeom prst="rect">
                      <a:avLst/>
                    </a:prstGeom>
                  </pic:spPr>
                </pic:pic>
              </a:graphicData>
            </a:graphic>
          </wp:inline>
        </w:drawing>
      </w:r>
    </w:p>
  </w:comment>
  <w:comment w:id="77" w:author="Can Nguyen Van &lt;CVCC-DEV1.IT&gt;" w:date="2026-10-06T18:26:00Z" w:initials="C">
    <w:p w14:paraId="70EC1653" w14:textId="77777777" w:rsidR="00CD3ED3" w:rsidRDefault="00CD3ED3">
      <w:pPr>
        <w:pStyle w:val="CommentText"/>
      </w:pPr>
      <w:r>
        <w:rPr>
          <w:rStyle w:val="CommentReference"/>
        </w:rPr>
        <w:annotationRef/>
      </w:r>
      <w:r w:rsidRPr="000D50F0">
        <w:t>Please also provide collaterals[].collateralTypeSysName (SysName/code)</w:t>
      </w:r>
    </w:p>
  </w:comment>
  <w:comment w:id="78" w:author="Волков Сергей" w:date="2026-10-06T17:33:00Z" w:initials="ВС">
    <w:p w14:paraId="48EC14B6" w14:textId="0671C4DF" w:rsidR="00CD3ED3" w:rsidRDefault="00CD3ED3">
      <w:pPr>
        <w:pStyle w:val="CommentText"/>
      </w:pPr>
      <w:r>
        <w:rPr>
          <w:rStyle w:val="CommentReference"/>
        </w:rPr>
        <w:annotationRef/>
      </w:r>
      <w:r>
        <w:t>ок</w:t>
      </w:r>
    </w:p>
  </w:comment>
  <w:comment w:id="79" w:author="Can Nguyen Van &lt;CVCC-DEV1.IT&gt;" w:date="2026-10-06T18:32:00Z" w:initials="C">
    <w:p w14:paraId="5C7671CD" w14:textId="77777777" w:rsidR="00CD3ED3" w:rsidRDefault="00CD3ED3">
      <w:pPr>
        <w:pStyle w:val="CommentText"/>
      </w:pPr>
      <w:r>
        <w:rPr>
          <w:rStyle w:val="CommentReference"/>
        </w:rPr>
        <w:annotationRef/>
      </w:r>
      <w:r w:rsidRPr="000D50F0">
        <w:t>Please also provide collaterals[].</w:t>
      </w:r>
      <w:r>
        <w:t>r</w:t>
      </w:r>
      <w:r w:rsidRPr="00BB7604">
        <w:rPr>
          <w:rFonts w:ascii="Times New Roman" w:eastAsiaTheme="minorEastAsia" w:hAnsi="Times New Roman"/>
          <w:sz w:val="22"/>
          <w:szCs w:val="22"/>
        </w:rPr>
        <w:t>elationshipType</w:t>
      </w:r>
      <w:r w:rsidRPr="000D50F0">
        <w:t>SysName (SysName/code)</w:t>
      </w:r>
    </w:p>
  </w:comment>
  <w:comment w:id="80" w:author="Волков Сергей" w:date="2026-10-06T17:36:00Z" w:initials="ВС">
    <w:p w14:paraId="31F7A9AD" w14:textId="7DAC7AA4" w:rsidR="00CD3ED3" w:rsidRDefault="00CD3ED3">
      <w:pPr>
        <w:pStyle w:val="CommentText"/>
      </w:pPr>
      <w:r>
        <w:rPr>
          <w:rStyle w:val="CommentReference"/>
        </w:rPr>
        <w:annotationRef/>
      </w:r>
      <w:r>
        <w:t>ок</w:t>
      </w:r>
    </w:p>
  </w:comment>
  <w:comment w:id="81" w:author="Can Nguyen Van &lt;CVCC-DEV1.IT&gt;" w:date="2026-10-08T11:28:00Z" w:initials="C">
    <w:p w14:paraId="54E98A97" w14:textId="77777777" w:rsidR="00CD3ED3" w:rsidRDefault="00CD3ED3" w:rsidP="00822CBD">
      <w:pPr>
        <w:pStyle w:val="CommentText"/>
      </w:pPr>
      <w:r>
        <w:rPr>
          <w:rStyle w:val="CommentReference"/>
        </w:rPr>
        <w:annotationRef/>
      </w:r>
      <w:r>
        <w:t>Depending on the flow, the collateralCode may be retrieved from an existing collateral record or created during the process.</w:t>
      </w:r>
    </w:p>
    <w:p w14:paraId="1E76A23E" w14:textId="77777777" w:rsidR="00CD3ED3" w:rsidRDefault="00CD3ED3" w:rsidP="00822CBD">
      <w:pPr>
        <w:pStyle w:val="CommentText"/>
      </w:pPr>
      <w:r>
        <w:t>- If the valuation report is available: the user can search for the existing collateral and auto-populate the collateral information, including the collateralCode, on the Asset Information / Collateral Information / Pricing Information screens.</w:t>
      </w:r>
    </w:p>
    <w:p w14:paraId="483AE0C4" w14:textId="77777777" w:rsidR="00CD3ED3" w:rsidRDefault="00CD3ED3" w:rsidP="00822CBD">
      <w:pPr>
        <w:pStyle w:val="CommentText"/>
      </w:pPr>
      <w:r>
        <w:t>- If the valuation report is not available: the collateralCode is not available yet. For new vehicles under the Fast Valuation flow, the collateral code is created at the Approval Result Notification step. For other collateral types (excluding the HO Valuation Request flow), it is automatically created at the Review by Branch Manager step.</w:t>
      </w:r>
    </w:p>
    <w:p w14:paraId="0819FA00" w14:textId="15CD9A8B" w:rsidR="00CD3ED3" w:rsidRDefault="00CD3ED3" w:rsidP="00822CBD">
      <w:pPr>
        <w:pStyle w:val="CommentText"/>
      </w:pPr>
      <w:r>
        <w:t>Please ensure that the correct collateralCode is retrieved or created according to the applicable flow and returned in the response.</w:t>
      </w:r>
    </w:p>
  </w:comment>
  <w:comment w:id="82" w:author="Волков Сергей" w:date="2026-10-08T22:04:00Z" w:initials="ВС">
    <w:p w14:paraId="65DA70EB" w14:textId="3852C13B" w:rsidR="00CD3ED3" w:rsidRPr="00B370B4" w:rsidRDefault="00CD3ED3">
      <w:pPr>
        <w:pStyle w:val="CommentText"/>
      </w:pPr>
      <w:r>
        <w:rPr>
          <w:rStyle w:val="CommentReference"/>
        </w:rPr>
        <w:annotationRef/>
      </w:r>
      <w:r w:rsidRPr="00B370B4">
        <w:rPr>
          <w:rStyle w:val="CommentReference"/>
        </w:rPr>
        <w:t>If the number is available in the application, it will be transmitted. Please check the UI forms. If you have any questions about them, please contact the person responsible for the BP directly.</w:t>
      </w:r>
    </w:p>
  </w:comment>
  <w:comment w:id="83" w:author="Can Nguyen Van &lt;CVCC-DEV1.IT&gt;" w:date="2026-10-09T15:33:00Z" w:initials="C">
    <w:p w14:paraId="16702509" w14:textId="5F0979AF" w:rsidR="00CD3ED3" w:rsidRPr="000A3874" w:rsidRDefault="00CD3ED3" w:rsidP="000A3874">
      <w:pPr>
        <w:pStyle w:val="CommentText"/>
      </w:pPr>
      <w:r>
        <w:rPr>
          <w:rStyle w:val="CommentReference"/>
        </w:rPr>
        <w:annotationRef/>
      </w:r>
      <w:r>
        <w:rPr>
          <w:highlight w:val="green"/>
        </w:rPr>
        <w:t xml:space="preserve">Okie, </w:t>
      </w:r>
      <w:r w:rsidRPr="000A3874">
        <w:rPr>
          <w:highlight w:val="green"/>
        </w:rPr>
        <w:t>I just need to ensure that the collateralCode value is included in the message. Please ensure this requirement is met.</w:t>
      </w:r>
    </w:p>
    <w:p w14:paraId="513C4D19" w14:textId="67499AE4" w:rsidR="00CD3ED3" w:rsidRDefault="00CD3ED3">
      <w:pPr>
        <w:pStyle w:val="CommentText"/>
      </w:pPr>
    </w:p>
  </w:comment>
  <w:comment w:id="84" w:author="Can Nguyen Van &lt;CVCC-DEV1.IT&gt;" w:date="2026-10-06T18:33:00Z" w:initials="C">
    <w:p w14:paraId="1A38900A" w14:textId="77777777" w:rsidR="00CD3ED3" w:rsidRDefault="00CD3ED3">
      <w:pPr>
        <w:pStyle w:val="CommentText"/>
      </w:pPr>
      <w:r>
        <w:rPr>
          <w:rStyle w:val="CommentReference"/>
        </w:rPr>
        <w:annotationRef/>
      </w:r>
      <w:r w:rsidRPr="000D50F0">
        <w:t>Please also provide collaterals[].</w:t>
      </w:r>
      <w:r w:rsidRPr="00BB7604">
        <w:rPr>
          <w:rFonts w:ascii="Times New Roman" w:hAnsi="Times New Roman"/>
          <w:bCs/>
          <w:color w:val="000000"/>
          <w:sz w:val="22"/>
          <w:szCs w:val="22"/>
        </w:rPr>
        <w:t>vehicleType</w:t>
      </w:r>
      <w:r w:rsidRPr="000D50F0">
        <w:t>SysName (SysName/code)</w:t>
      </w:r>
    </w:p>
  </w:comment>
  <w:comment w:id="85" w:author="Волков Сергей" w:date="2026-10-06T18:57:00Z" w:initials="ВС">
    <w:p w14:paraId="5D0CCF52" w14:textId="2AA25C08" w:rsidR="00CD3ED3" w:rsidRDefault="00CD3ED3">
      <w:pPr>
        <w:pStyle w:val="CommentText"/>
      </w:pPr>
      <w:r>
        <w:rPr>
          <w:rStyle w:val="CommentReference"/>
        </w:rPr>
        <w:annotationRef/>
      </w:r>
      <w:r>
        <w:t>ок</w:t>
      </w:r>
    </w:p>
  </w:comment>
  <w:comment w:id="86" w:author="Can Nguyen Van &lt;CVCC-DEV1.IT&gt;" w:date="2026-10-06T18:35:00Z" w:initials="C">
    <w:p w14:paraId="0906A7B4" w14:textId="77777777" w:rsidR="00CD3ED3" w:rsidRDefault="00CD3ED3">
      <w:pPr>
        <w:pStyle w:val="CommentText"/>
      </w:pPr>
      <w:r>
        <w:rPr>
          <w:rStyle w:val="CommentReference"/>
        </w:rPr>
        <w:annotationRef/>
      </w:r>
      <w:r>
        <w:t xml:space="preserve">For </w:t>
      </w:r>
      <w:r w:rsidRPr="00C1111C">
        <w:t>Real estate</w:t>
      </w:r>
      <w:r>
        <w:t>/</w:t>
      </w:r>
      <w:r w:rsidRPr="00C1111C">
        <w:t>Property rights - real estate</w:t>
      </w:r>
      <w:r>
        <w:t>/ Other</w:t>
      </w:r>
    </w:p>
    <w:p w14:paraId="7408784D" w14:textId="77777777" w:rsidR="00CD3ED3" w:rsidRDefault="00CD3ED3">
      <w:pPr>
        <w:pStyle w:val="CommentText"/>
      </w:pPr>
    </w:p>
    <w:p w14:paraId="595604EB" w14:textId="03F6853A" w:rsidR="00CD3ED3" w:rsidRDefault="00CD3ED3">
      <w:pPr>
        <w:pStyle w:val="CommentText"/>
      </w:pPr>
      <w:r w:rsidRPr="00C1111C">
        <w:t>Please confirm the collateral type for Value Paper (e.g. Savings Book/Deposit Certificate) and provide the corresponding fields/mapping.</w:t>
      </w:r>
    </w:p>
  </w:comment>
  <w:comment w:id="87" w:author="Волков Сергей" w:date="2026-10-08T23:02:00Z" w:initials="ВС">
    <w:p w14:paraId="2FCC56CB" w14:textId="5AE21F4C" w:rsidR="00CD3ED3" w:rsidRDefault="00CD3ED3">
      <w:pPr>
        <w:pStyle w:val="CommentText"/>
      </w:pPr>
      <w:r>
        <w:rPr>
          <w:rStyle w:val="CommentReference"/>
        </w:rPr>
        <w:annotationRef/>
      </w:r>
      <w:r w:rsidRPr="00BB7604">
        <w:rPr>
          <w:rFonts w:ascii="Times New Roman" w:eastAsiaTheme="minorEastAsia" w:hAnsi="Times New Roman"/>
          <w:color w:val="FF0000"/>
          <w:sz w:val="22"/>
          <w:szCs w:val="22"/>
        </w:rPr>
        <w:t>Securities – Phase 1.2</w:t>
      </w:r>
    </w:p>
  </w:comment>
  <w:comment w:id="88" w:author="Can Nguyen Van &lt;CVCC-DEV1.IT&gt;" w:date="2026-10-06T18:51:00Z" w:initials="C">
    <w:p w14:paraId="47467001" w14:textId="77777777" w:rsidR="00CD3ED3" w:rsidRDefault="00CD3ED3" w:rsidP="005B4CF2">
      <w:pPr>
        <w:pStyle w:val="CommentText"/>
      </w:pPr>
      <w:r>
        <w:rPr>
          <w:rStyle w:val="CommentReference"/>
        </w:rPr>
        <w:annotationRef/>
      </w:r>
      <w:r w:rsidRPr="000D50F0">
        <w:t xml:space="preserve">Please also provide </w:t>
      </w:r>
      <w:r w:rsidRPr="000E7630">
        <w:rPr>
          <w:rFonts w:ascii="Times New Roman" w:eastAsiaTheme="minorEastAsia" w:hAnsi="Times New Roman"/>
          <w:sz w:val="22"/>
          <w:szCs w:val="22"/>
        </w:rPr>
        <w:t>disbursementInformation.beneficiary</w:t>
      </w:r>
      <w:r>
        <w:rPr>
          <w:rStyle w:val="CommentReference"/>
        </w:rPr>
        <w:annotationRef/>
      </w:r>
      <w:r w:rsidRPr="000D50F0">
        <w:t>SysName (</w:t>
      </w:r>
      <w:r>
        <w:t>BankID</w:t>
      </w:r>
      <w:r w:rsidRPr="000D50F0">
        <w:t>)</w:t>
      </w:r>
    </w:p>
  </w:comment>
  <w:comment w:id="89" w:author="Can Nguyen Van &lt;CVCC-DEV1.IT&gt;" w:date="2026-10-08T12:02:00Z" w:initials="C">
    <w:p w14:paraId="37D8678E" w14:textId="77777777" w:rsidR="00CD3ED3" w:rsidRDefault="00CD3ED3" w:rsidP="005B4CF2">
      <w:pPr>
        <w:pStyle w:val="CommentText"/>
      </w:pPr>
      <w:r>
        <w:rPr>
          <w:rStyle w:val="CommentReference"/>
        </w:rPr>
        <w:annotationRef/>
      </w:r>
      <w:r w:rsidRPr="00C10E8E">
        <w:t>BANKID</w:t>
      </w:r>
    </w:p>
  </w:comment>
  <w:comment w:id="90" w:author="Can Nguyen Van &lt;CVCC-DEV1.IT&gt;" w:date="2026-10-08T12:04:00Z" w:initials="C">
    <w:p w14:paraId="04098550" w14:textId="77777777" w:rsidR="00CD3ED3" w:rsidRDefault="00CD3ED3" w:rsidP="005B4CF2">
      <w:pPr>
        <w:pStyle w:val="CommentText"/>
      </w:pPr>
      <w:r>
        <w:rPr>
          <w:rStyle w:val="CommentReference"/>
        </w:rPr>
        <w:annotationRef/>
      </w:r>
      <w:r>
        <w:t xml:space="preserve">If </w:t>
      </w:r>
      <w:r w:rsidRPr="000E7630">
        <w:rPr>
          <w:rFonts w:ascii="Times New Roman" w:eastAsiaTheme="minorEastAsia" w:hAnsi="Times New Roman"/>
          <w:sz w:val="22"/>
          <w:szCs w:val="22"/>
        </w:rPr>
        <w:t>Beneficiary Bank</w:t>
      </w:r>
      <w:r>
        <w:rPr>
          <w:rFonts w:ascii="Times New Roman" w:eastAsiaTheme="minorEastAsia" w:hAnsi="Times New Roman"/>
          <w:sz w:val="22"/>
          <w:szCs w:val="22"/>
        </w:rPr>
        <w:t xml:space="preserve"> = </w:t>
      </w:r>
      <w:r>
        <w:t xml:space="preserve">TPBANK then </w:t>
      </w:r>
      <w:r w:rsidRPr="009C20BE">
        <w:t>970423</w:t>
      </w:r>
    </w:p>
  </w:comment>
  <w:comment w:id="91" w:author="Can Nguyen Van &lt;CVCC-DEV1.IT&gt;" w:date="2026-10-08T12:03:00Z" w:initials="C">
    <w:p w14:paraId="47054F01" w14:textId="77777777" w:rsidR="00CD3ED3" w:rsidRDefault="00CD3ED3" w:rsidP="005B4CF2">
      <w:pPr>
        <w:pStyle w:val="CommentText"/>
      </w:pPr>
      <w:r>
        <w:rPr>
          <w:rStyle w:val="CommentReference"/>
        </w:rPr>
        <w:annotationRef/>
      </w:r>
      <w:r>
        <w:t xml:space="preserve">Ex </w:t>
      </w:r>
      <w:r w:rsidRPr="009C20BE">
        <w:t>970423</w:t>
      </w:r>
    </w:p>
  </w:comment>
  <w:comment w:id="92" w:author="Волков Сергей" w:date="2026-10-08T22:58:00Z" w:initials="ВС">
    <w:p w14:paraId="355A4640" w14:textId="03BF4AB1" w:rsidR="00CD3ED3" w:rsidRDefault="00CD3ED3">
      <w:pPr>
        <w:pStyle w:val="CommentText"/>
      </w:pPr>
      <w:r>
        <w:rPr>
          <w:rStyle w:val="CommentReference"/>
        </w:rPr>
        <w:annotationRef/>
      </w:r>
      <w:r>
        <w:t>ок</w:t>
      </w:r>
    </w:p>
  </w:comment>
  <w:comment w:id="135" w:author="Can Nguyen Van &lt;CVCC-DEV1.IT&gt;" w:date="2026-10-09T16:21:00Z" w:initials="C">
    <w:p w14:paraId="42075A2F" w14:textId="3118CFEC" w:rsidR="00CD3ED3" w:rsidRDefault="00CD3ED3">
      <w:pPr>
        <w:pStyle w:val="CommentText"/>
      </w:pPr>
      <w:r>
        <w:rPr>
          <w:rStyle w:val="CommentReference"/>
        </w:rPr>
        <w:annotationRef/>
      </w:r>
      <w:r>
        <w:rPr>
          <w:rFonts w:ascii="Times New Roman" w:eastAsiaTheme="minorEastAsia" w:hAnsi="Times New Roman"/>
          <w:sz w:val="22"/>
          <w:szCs w:val="22"/>
          <w:highlight w:val="green"/>
        </w:rPr>
        <w:t xml:space="preserve">Please add </w:t>
      </w:r>
      <w:r w:rsidRPr="000C38C5">
        <w:rPr>
          <w:rFonts w:ascii="Times New Roman" w:eastAsiaTheme="minorEastAsia" w:hAnsi="Times New Roman"/>
          <w:sz w:val="22"/>
          <w:szCs w:val="22"/>
          <w:highlight w:val="green"/>
        </w:rPr>
        <w:t>collateralCode</w:t>
      </w:r>
      <w:r w:rsidRPr="00FE0673">
        <w:rPr>
          <w:rStyle w:val="CommentReference"/>
          <w:highlight w:val="green"/>
        </w:rPr>
        <w:annotationRef/>
      </w:r>
      <w:r w:rsidRPr="00FE0673">
        <w:rPr>
          <w:rStyle w:val="CommentReference"/>
          <w:highlight w:val="green"/>
        </w:rPr>
        <w:annotationRef/>
      </w:r>
      <w:r w:rsidRPr="00FE0673">
        <w:rPr>
          <w:rStyle w:val="CommentReference"/>
          <w:highlight w:val="green"/>
        </w:rPr>
        <w:annotationRef/>
      </w:r>
    </w:p>
  </w:comment>
  <w:comment w:id="143" w:author="Can Nguyen Van &lt;CVCC-DEV1.IT&gt;" w:date="2026-10-08T14:19:00Z" w:initials="C">
    <w:p w14:paraId="2815EFB3" w14:textId="77777777" w:rsidR="00CD3ED3" w:rsidRDefault="00CD3ED3" w:rsidP="00245DBE">
      <w:pPr>
        <w:pStyle w:val="CommentText"/>
      </w:pPr>
      <w:r>
        <w:rPr>
          <w:rStyle w:val="CommentReference"/>
        </w:rPr>
        <w:annotationRef/>
      </w:r>
      <w:r>
        <w:t>For Phase 1.1, for the Reply topic, SUCCESS means that BPM Disbursement has successfully processed the disbursement request and the disbursement is approved/completed. In this case, QLOS can update the application to Completed/Closed.</w:t>
      </w:r>
    </w:p>
    <w:p w14:paraId="758AA25B" w14:textId="1C622A1C" w:rsidR="00CD3ED3" w:rsidRDefault="00CD3ED3" w:rsidP="00245DBE">
      <w:pPr>
        <w:pStyle w:val="CommentText"/>
      </w:pPr>
      <w:r>
        <w:t xml:space="preserve">If BPM cannot process the request, e.g. due to mapping errors, missing/invalid data, or technical processing errors, BPM should return FAILED with the corresponding statusCode and message.  </w:t>
      </w:r>
      <w:r w:rsidRPr="00FF5D1F">
        <w:t>For the FAILED scenario, please confirm the proposed flow shown in the diagram: the application is returned to the “Draft Contract” step, where the user can review/correct the required information and click “Submit” to re-submit the disbursement request. In this approach, a separate “Retry Disbursement Request” button on the Application List would not be required?</w:t>
      </w:r>
    </w:p>
  </w:comment>
  <w:comment w:id="144" w:author="Волков Сергей" w:date="2026-10-12T11:05:00Z" w:initials="ВС">
    <w:p w14:paraId="0F72D92F" w14:textId="77777777" w:rsidR="00DE3B77" w:rsidRDefault="00DE3B77">
      <w:pPr>
        <w:pStyle w:val="CommentText"/>
      </w:pPr>
      <w:r>
        <w:rPr>
          <w:rStyle w:val="CommentReference"/>
        </w:rPr>
        <w:annotationRef/>
      </w:r>
      <w:r>
        <w:t xml:space="preserve">12.10.2026 </w:t>
      </w:r>
    </w:p>
    <w:p w14:paraId="1C6CC122" w14:textId="7E5B4BAB" w:rsidR="00DE3B77" w:rsidRPr="00DE3B77" w:rsidRDefault="00DE3B77">
      <w:pPr>
        <w:pStyle w:val="CommentText"/>
      </w:pPr>
      <w:r w:rsidRPr="00DE3B77">
        <w:t>Let’s add the Retry Disbursement Request button to the Disbursement R</w:t>
      </w:r>
      <w:r>
        <w:t>equest status.</w:t>
      </w:r>
    </w:p>
  </w:comment>
  <w:comment w:id="145" w:author="Can Nguyen Van &lt;CVCC-DEV1.IT&gt;" w:date="2026-10-13T15:24:00Z" w:initials="C">
    <w:p w14:paraId="734BF3F9" w14:textId="6A736BA9" w:rsidR="0032063B" w:rsidRDefault="0032063B">
      <w:pPr>
        <w:pStyle w:val="CommentText"/>
      </w:pPr>
      <w:r>
        <w:rPr>
          <w:rStyle w:val="CommentReference"/>
        </w:rPr>
        <w:annotationRef/>
      </w:r>
      <w:r w:rsidRPr="0032063B">
        <w:rPr>
          <w:highlight w:val="green"/>
        </w:rPr>
        <w:t>13/10: Let’s add the Retry Disbursement Request button to the Disbursement Request status  on Screen Application list?</w:t>
      </w:r>
    </w:p>
  </w:comment>
  <w:comment w:id="146" w:author="Волков Сергей" w:date="2026-10-13T22:16:00Z" w:initials="ВС">
    <w:p w14:paraId="74D8FBB6" w14:textId="193B03E5" w:rsidR="00C33DD2" w:rsidRPr="00C33DD2" w:rsidRDefault="00C33DD2">
      <w:pPr>
        <w:pStyle w:val="CommentText"/>
      </w:pPr>
      <w:r>
        <w:rPr>
          <w:rStyle w:val="CommentReference"/>
        </w:rPr>
        <w:annotationRef/>
      </w:r>
      <w:r w:rsidRPr="00C33DD2">
        <w:rPr>
          <w:rFonts w:ascii="Helvetica" w:hAnsi="Helvetica" w:cs="Helvetica"/>
          <w:sz w:val="24"/>
        </w:rPr>
        <w:t>This is already descri</w:t>
      </w:r>
      <w:r>
        <w:rPr>
          <w:rFonts w:ascii="Helvetica" w:hAnsi="Helvetica" w:cs="Helvetica"/>
          <w:sz w:val="24"/>
        </w:rPr>
        <w:t>bed in Section 5.2.2.</w:t>
      </w:r>
    </w:p>
  </w:comment>
  <w:comment w:id="148" w:author="Can Nguyen Van &lt;CVCC-DEV1.IT&gt;" w:date="2026-10-09T16:17:00Z" w:initials="C">
    <w:p w14:paraId="4C4B1DC1" w14:textId="77777777" w:rsidR="00CD3ED3" w:rsidRPr="00D3139F" w:rsidRDefault="00CD3ED3" w:rsidP="00D3139F">
      <w:pPr>
        <w:pStyle w:val="CommentText"/>
        <w:rPr>
          <w:b/>
          <w:bCs/>
          <w:highlight w:val="green"/>
        </w:rPr>
      </w:pPr>
      <w:r>
        <w:rPr>
          <w:rStyle w:val="CommentReference"/>
        </w:rPr>
        <w:annotationRef/>
      </w:r>
      <w:r w:rsidRPr="00D3139F">
        <w:rPr>
          <w:b/>
          <w:bCs/>
          <w:highlight w:val="green"/>
        </w:rPr>
        <w:t>Open question</w:t>
      </w:r>
    </w:p>
    <w:p w14:paraId="78C1473B" w14:textId="77777777" w:rsidR="00CD3ED3" w:rsidRPr="00D3139F" w:rsidRDefault="00CD3ED3" w:rsidP="00D3139F">
      <w:pPr>
        <w:pStyle w:val="CommentText"/>
        <w:rPr>
          <w:highlight w:val="green"/>
        </w:rPr>
      </w:pPr>
    </w:p>
    <w:p w14:paraId="29D6A5A2" w14:textId="0B7DDFA2" w:rsidR="00CD3ED3" w:rsidRPr="00D3139F" w:rsidRDefault="00CD3ED3" w:rsidP="00D3139F">
      <w:pPr>
        <w:pStyle w:val="CommentText"/>
        <w:rPr>
          <w:highlight w:val="green"/>
        </w:rPr>
      </w:pPr>
      <w:r w:rsidRPr="00D3139F">
        <w:rPr>
          <w:highlight w:val="green"/>
        </w:rPr>
        <w:t>The BPM GN KHCN  technical team would like to clarify whether both correlationId and LOS ID are mandatory in the reply message, or whether LOS ID (</w:t>
      </w:r>
      <w:r>
        <w:rPr>
          <w:highlight w:val="green"/>
        </w:rPr>
        <w:t>a</w:t>
      </w:r>
      <w:r w:rsidRPr="00D3139F">
        <w:rPr>
          <w:highlight w:val="green"/>
        </w:rPr>
        <w:t>ppNumber) alone is sufficient.</w:t>
      </w:r>
    </w:p>
    <w:p w14:paraId="2A9D13CA" w14:textId="01445D40" w:rsidR="00CD3ED3" w:rsidRPr="00D3139F" w:rsidRDefault="00CD3ED3" w:rsidP="00D3139F">
      <w:pPr>
        <w:pStyle w:val="CommentText"/>
        <w:rPr>
          <w:highlight w:val="green"/>
        </w:rPr>
      </w:pPr>
      <w:r w:rsidRPr="00D3139F">
        <w:rPr>
          <w:highlight w:val="green"/>
        </w:rPr>
        <w:t>C</w:t>
      </w:r>
      <w:r>
        <w:rPr>
          <w:highlight w:val="green"/>
        </w:rPr>
        <w:t>o</w:t>
      </w:r>
      <w:r w:rsidRPr="00D3139F">
        <w:rPr>
          <w:highlight w:val="green"/>
        </w:rPr>
        <w:t>ntext: QLOS may send the same application request to BPM more than once, even when the previous request has already created a disbursement record that is still being processed.</w:t>
      </w:r>
    </w:p>
    <w:p w14:paraId="670D0159" w14:textId="77777777" w:rsidR="00CD3ED3" w:rsidRPr="00D3139F" w:rsidRDefault="00CD3ED3" w:rsidP="00D3139F">
      <w:pPr>
        <w:pStyle w:val="CommentText"/>
        <w:rPr>
          <w:highlight w:val="green"/>
        </w:rPr>
      </w:pPr>
    </w:p>
    <w:p w14:paraId="5DACA25D" w14:textId="224F0DD2" w:rsidR="00CD3ED3" w:rsidRDefault="00CD3ED3" w:rsidP="00D3139F">
      <w:pPr>
        <w:pStyle w:val="CommentText"/>
      </w:pPr>
      <w:r w:rsidRPr="00D3139F">
        <w:rPr>
          <w:highlight w:val="green"/>
        </w:rPr>
        <w:t>How should BPM identify and handle duplicate requests in this scenario? What is the purpose of correlationId, and is it required in addition to LOS ID (</w:t>
      </w:r>
      <w:r>
        <w:rPr>
          <w:highlight w:val="green"/>
        </w:rPr>
        <w:t>a</w:t>
      </w:r>
      <w:r w:rsidRPr="00D3139F">
        <w:rPr>
          <w:highlight w:val="green"/>
        </w:rPr>
        <w:t>ppNumber)?</w:t>
      </w:r>
    </w:p>
  </w:comment>
  <w:comment w:id="149" w:author="Волков Сергей" w:date="2026-10-12T14:55:00Z" w:initials="ВС">
    <w:p w14:paraId="2607FF61" w14:textId="77777777" w:rsidR="003B03EE" w:rsidRPr="002A0F9C" w:rsidRDefault="003B03EE" w:rsidP="003B03EE">
      <w:pPr>
        <w:pStyle w:val="CommentText"/>
      </w:pPr>
      <w:r>
        <w:rPr>
          <w:rStyle w:val="CommentReference"/>
        </w:rPr>
        <w:annotationRef/>
      </w:r>
      <w:r w:rsidRPr="003B03EE">
        <w:t xml:space="preserve">You are absolutely right about the  correlationId . </w:t>
      </w:r>
      <w:r w:rsidRPr="002A0F9C">
        <w:t>It is mandatory.</w:t>
      </w:r>
    </w:p>
    <w:p w14:paraId="78AD488D" w14:textId="1BDD0508" w:rsidR="003B03EE" w:rsidRPr="003B03EE" w:rsidRDefault="003B03EE" w:rsidP="003B03EE">
      <w:pPr>
        <w:pStyle w:val="CommentText"/>
      </w:pPr>
      <w:r w:rsidRPr="003B03EE">
        <w:t>Each new request will have a new  correlationId .</w:t>
      </w:r>
    </w:p>
  </w:comment>
  <w:comment w:id="150" w:author="Волков Сергей" w:date="2026-10-12T14:57:00Z" w:initials="ВС">
    <w:p w14:paraId="08EF657A" w14:textId="7FDC518D" w:rsidR="003B03EE" w:rsidRPr="003B03EE" w:rsidRDefault="003B03EE">
      <w:pPr>
        <w:pStyle w:val="CommentText"/>
      </w:pPr>
      <w:r>
        <w:rPr>
          <w:rStyle w:val="CommentReference"/>
        </w:rPr>
        <w:annotationRef/>
      </w:r>
      <w:r w:rsidRPr="003B03EE">
        <w:rPr>
          <w:rFonts w:ascii="Times New Roman" w:hAnsi="Times New Roman"/>
          <w:color w:val="000000"/>
          <w:sz w:val="22"/>
          <w:szCs w:val="22"/>
        </w:rPr>
        <w:t>We could manage without  appNumber . However, if it is available, it will help us identify more quickly which application the request relates to.</w:t>
      </w:r>
    </w:p>
  </w:comment>
  <w:comment w:id="169" w:author="Can Nguyen Van &lt;CVCC-DEV1.IT&gt;" w:date="2026-10-08T12:09:00Z" w:initials="C">
    <w:p w14:paraId="66AED223" w14:textId="02FE0992" w:rsidR="00CD3ED3" w:rsidRPr="002A0F9C" w:rsidRDefault="00CD3ED3">
      <w:pPr>
        <w:pStyle w:val="CommentText"/>
      </w:pPr>
      <w:r>
        <w:rPr>
          <w:rStyle w:val="CommentReference"/>
        </w:rPr>
        <w:annotationRef/>
      </w:r>
      <w:r>
        <w:t>Remove</w:t>
      </w:r>
      <w:r w:rsidRPr="002A0F9C">
        <w:t>!</w:t>
      </w:r>
    </w:p>
  </w:comment>
  <w:comment w:id="190" w:author="Can Nguyen Van &lt;CVCC-DEV1.IT&gt;" w:date="2026-10-06T19:05:00Z" w:initials="C">
    <w:p w14:paraId="61459EE8" w14:textId="77777777" w:rsidR="00CD3ED3" w:rsidRDefault="00CD3ED3" w:rsidP="007D1171">
      <w:pPr>
        <w:pStyle w:val="CommentText"/>
      </w:pPr>
      <w:r>
        <w:rPr>
          <w:rStyle w:val="CommentReference"/>
        </w:rPr>
        <w:annotationRef/>
      </w:r>
      <w:r>
        <w:t>Please review and update the reply message to distinguish between the technical processing result and the business status of the disbursement application.</w:t>
      </w:r>
    </w:p>
    <w:p w14:paraId="46EE1474" w14:textId="77777777" w:rsidR="00CD3ED3" w:rsidRDefault="00CD3ED3" w:rsidP="007D1171">
      <w:pPr>
        <w:pStyle w:val="CommentText"/>
      </w:pPr>
      <w:r>
        <w:t>- status: technical processing result, e.g. SUCCESS / FAILED.</w:t>
      </w:r>
    </w:p>
    <w:p w14:paraId="36938EBE" w14:textId="77777777" w:rsidR="00CD3ED3" w:rsidRDefault="00CD3ED3" w:rsidP="007D1171">
      <w:pPr>
        <w:pStyle w:val="CommentText"/>
      </w:pPr>
      <w:r>
        <w:t>- statusCode: technical result code, e.g. 200 / 500.</w:t>
      </w:r>
    </w:p>
    <w:p w14:paraId="55D7D861" w14:textId="77777777" w:rsidR="00CD3ED3" w:rsidRDefault="00CD3ED3" w:rsidP="007D1171">
      <w:pPr>
        <w:pStyle w:val="CommentText"/>
      </w:pPr>
      <w:r>
        <w:t>- Please define a separate businessStatus/disbursementstatus field for the disbursement business status that QLOS needs to update, including: CANCEL_TRANSACTION, PENDING_ADDITION, APPROVED_DISBURSEMENT, COMPLETED_DISBURSEMENT, and RETURN_TO_APPROVAL.</w:t>
      </w:r>
    </w:p>
    <w:p w14:paraId="5494D468" w14:textId="77777777" w:rsidR="00CD3ED3" w:rsidRDefault="00CD3ED3" w:rsidP="007D1171">
      <w:pPr>
        <w:pStyle w:val="CommentText"/>
      </w:pPr>
      <w:r>
        <w:t>- Please add a reason field for the business reason when the application is returned to Sales Person, returned to Approval, or cancelled. The reason is required for PENDING_ADDITION, CANCEL_TRANSACTION, and RETURN_TO_APPROVAL; otherwise, it can be optional.</w:t>
      </w:r>
    </w:p>
    <w:p w14:paraId="243140F2" w14:textId="77777777" w:rsidR="00CD3ED3" w:rsidRDefault="00CD3ED3" w:rsidP="007D1171">
      <w:pPr>
        <w:pStyle w:val="CommentText"/>
      </w:pPr>
      <w:r>
        <w:t>- Please confirm the mapping between these business statuses and the corresponding QLOS application statuses.</w:t>
      </w:r>
    </w:p>
    <w:p w14:paraId="1867D620" w14:textId="3D87E939" w:rsidR="00CD3ED3" w:rsidRDefault="00CD3ED3" w:rsidP="007D1171">
      <w:pPr>
        <w:pStyle w:val="CommentText"/>
      </w:pPr>
      <w:r>
        <w:t>Thanks!</w:t>
      </w:r>
    </w:p>
  </w:comment>
  <w:comment w:id="191" w:author="Волков Сергей" w:date="2026-10-06T17:50:00Z" w:initials="ВС">
    <w:p w14:paraId="0670C97C" w14:textId="15D53E6A" w:rsidR="00CD3ED3" w:rsidRDefault="00CD3ED3">
      <w:pPr>
        <w:pStyle w:val="CommentText"/>
      </w:pPr>
      <w:r>
        <w:rPr>
          <w:rStyle w:val="CommentReference"/>
        </w:rPr>
        <w:annotationRef/>
      </w:r>
      <w:r>
        <w:t>ок</w:t>
      </w:r>
    </w:p>
  </w:comment>
  <w:comment w:id="195" w:author="Can Nguyen Van &lt;CVCC-DEV1.IT&gt;" w:date="2026-10-08T12:10:00Z" w:initials="C">
    <w:p w14:paraId="22778315" w14:textId="59ED0E5E" w:rsidR="00CD3ED3" w:rsidRDefault="00CD3ED3">
      <w:pPr>
        <w:pStyle w:val="CommentText"/>
      </w:pPr>
      <w:r>
        <w:rPr>
          <w:rStyle w:val="CommentReference"/>
        </w:rPr>
        <w:annotationRef/>
      </w:r>
      <w:r>
        <w:t>Remove!</w:t>
      </w:r>
    </w:p>
  </w:comment>
  <w:comment w:id="196" w:author="Can Nguyen Van &lt;CVCC-DEV1.IT&gt;" w:date="2026-10-09T16:07:00Z" w:initials="C">
    <w:p w14:paraId="083AC742" w14:textId="13C2050A" w:rsidR="00CD3ED3" w:rsidRDefault="00CD3ED3">
      <w:pPr>
        <w:pStyle w:val="CommentText"/>
      </w:pPr>
      <w:r>
        <w:rPr>
          <w:rStyle w:val="CommentReference"/>
        </w:rPr>
        <w:annotationRef/>
      </w:r>
      <w:r w:rsidRPr="0031258C">
        <w:rPr>
          <w:highlight w:val="green"/>
        </w:rPr>
        <w:t>Phase 1.2</w:t>
      </w:r>
    </w:p>
  </w:comment>
  <w:comment w:id="197" w:author="Волков Сергей" w:date="2026-10-12T09:38:00Z" w:initials="ВС">
    <w:p w14:paraId="1B853682" w14:textId="022EB047" w:rsidR="00CD3ED3" w:rsidRDefault="00CD3ED3">
      <w:pPr>
        <w:pStyle w:val="CommentText"/>
      </w:pPr>
      <w:r>
        <w:rPr>
          <w:rStyle w:val="CommentReference"/>
        </w:rPr>
        <w:annotationRef/>
      </w:r>
      <w:r>
        <w:t>yes</w:t>
      </w:r>
    </w:p>
  </w:comment>
  <w:comment w:id="201" w:author="Can Nguyen Van &lt;CVCC-DEV1.IT&gt;" w:date="2026-10-08T14:20:00Z" w:initials="C">
    <w:p w14:paraId="2379C8C0" w14:textId="77777777" w:rsidR="00CD3ED3" w:rsidRDefault="00CD3ED3">
      <w:pPr>
        <w:pStyle w:val="CommentText"/>
      </w:pPr>
      <w:r>
        <w:rPr>
          <w:rStyle w:val="CommentReference"/>
        </w:rPr>
        <w:annotationRef/>
      </w:r>
      <w:r>
        <w:t>Add Mail template for FAILED</w:t>
      </w:r>
    </w:p>
    <w:p w14:paraId="585AE9A9" w14:textId="77777777" w:rsidR="00CD3ED3" w:rsidRDefault="00CD3ED3">
      <w:pPr>
        <w:pStyle w:val="CommentText"/>
      </w:pPr>
    </w:p>
    <w:p w14:paraId="472C1153" w14:textId="77777777" w:rsidR="00CD3ED3" w:rsidRDefault="00CD3ED3" w:rsidP="00245DBE">
      <w:pPr>
        <w:pStyle w:val="CommentText"/>
      </w:pPr>
      <w:r>
        <w:t>Template mail FAILED</w:t>
      </w:r>
    </w:p>
    <w:p w14:paraId="00A16922" w14:textId="77777777" w:rsidR="00CD3ED3" w:rsidRDefault="00CD3ED3" w:rsidP="00245DBE">
      <w:pPr>
        <w:pStyle w:val="CommentText"/>
      </w:pPr>
    </w:p>
    <w:p w14:paraId="4B4AF7DF" w14:textId="77777777" w:rsidR="00CD3ED3" w:rsidRDefault="00CD3ED3" w:rsidP="00245DBE">
      <w:pPr>
        <w:pStyle w:val="CommentText"/>
      </w:pPr>
      <w:r>
        <w:t>Subject:</w:t>
      </w:r>
    </w:p>
    <w:p w14:paraId="1613FA89" w14:textId="77777777" w:rsidR="00CD3ED3" w:rsidRDefault="00CD3ED3" w:rsidP="00245DBE">
      <w:pPr>
        <w:pStyle w:val="CommentText"/>
      </w:pPr>
      <w:r>
        <w:t>[NEWLOS] Disbursement Request Failed - Application {Application Number}</w:t>
      </w:r>
    </w:p>
    <w:p w14:paraId="177F1484" w14:textId="77777777" w:rsidR="00CD3ED3" w:rsidRDefault="00CD3ED3" w:rsidP="00245DBE">
      <w:pPr>
        <w:pStyle w:val="CommentText"/>
      </w:pPr>
    </w:p>
    <w:p w14:paraId="0142CF05" w14:textId="77777777" w:rsidR="00CD3ED3" w:rsidRDefault="00CD3ED3" w:rsidP="00245DBE">
      <w:pPr>
        <w:pStyle w:val="CommentText"/>
      </w:pPr>
      <w:r>
        <w:t>To: Application Creator, Current Application Handler, and configurable email addresses.</w:t>
      </w:r>
    </w:p>
    <w:p w14:paraId="7B0C95BB" w14:textId="77777777" w:rsidR="00CD3ED3" w:rsidRDefault="00CD3ED3" w:rsidP="00245DBE">
      <w:pPr>
        <w:pStyle w:val="CommentText"/>
      </w:pPr>
      <w:r>
        <w:t>Body:</w:t>
      </w:r>
    </w:p>
    <w:p w14:paraId="2CD91980" w14:textId="77777777" w:rsidR="00CD3ED3" w:rsidRDefault="00CD3ED3" w:rsidP="00245DBE">
      <w:pPr>
        <w:pStyle w:val="CommentText"/>
      </w:pPr>
      <w:r>
        <w:t>Kính gửi Anh/Chị,</w:t>
      </w:r>
    </w:p>
    <w:p w14:paraId="1FB41E8A" w14:textId="77777777" w:rsidR="00CD3ED3" w:rsidRDefault="00CD3ED3" w:rsidP="00245DBE">
      <w:pPr>
        <w:pStyle w:val="CommentText"/>
      </w:pPr>
      <w:r>
        <w:t>Hệ thống NEWLOS thông báo yêu cầu giải ngân không được xử lý thành công đối với hồ sơ:</w:t>
      </w:r>
    </w:p>
    <w:p w14:paraId="5C046235" w14:textId="77777777" w:rsidR="00CD3ED3" w:rsidRDefault="00CD3ED3" w:rsidP="00245DBE">
      <w:pPr>
        <w:pStyle w:val="CommentText"/>
      </w:pPr>
      <w:r>
        <w:t>- Số hồ sơ: {Application Number}</w:t>
      </w:r>
    </w:p>
    <w:p w14:paraId="2F386F6F" w14:textId="77777777" w:rsidR="00CD3ED3" w:rsidRDefault="00CD3ED3" w:rsidP="00245DBE">
      <w:pPr>
        <w:pStyle w:val="CommentText"/>
      </w:pPr>
      <w:r>
        <w:t>- Tên khách hàng: {Customer Name}</w:t>
      </w:r>
    </w:p>
    <w:p w14:paraId="2317C98C" w14:textId="77777777" w:rsidR="00CD3ED3" w:rsidRDefault="00CD3ED3" w:rsidP="00245DBE">
      <w:pPr>
        <w:pStyle w:val="CommentText"/>
      </w:pPr>
      <w:r>
        <w:t>- Mã lỗi: {Status Code}</w:t>
      </w:r>
    </w:p>
    <w:p w14:paraId="629BB9A1" w14:textId="77777777" w:rsidR="00CD3ED3" w:rsidRDefault="00CD3ED3" w:rsidP="00245DBE">
      <w:pPr>
        <w:pStyle w:val="CommentText"/>
      </w:pPr>
      <w:r>
        <w:t>- Nội dung lỗi: {Error Message}</w:t>
      </w:r>
    </w:p>
    <w:p w14:paraId="0B2D310E" w14:textId="77777777" w:rsidR="00CD3ED3" w:rsidRDefault="00CD3ED3" w:rsidP="00245DBE">
      <w:pPr>
        <w:pStyle w:val="CommentText"/>
      </w:pPr>
      <w:r>
        <w:t>- Thời gian: {Timestamp}</w:t>
      </w:r>
    </w:p>
    <w:p w14:paraId="5FBF9836" w14:textId="77777777" w:rsidR="00CD3ED3" w:rsidRDefault="00CD3ED3" w:rsidP="00245DBE">
      <w:pPr>
        <w:pStyle w:val="CommentText"/>
      </w:pPr>
      <w:r>
        <w:t>Đề nghị Anh/Chị kiểm tra và xử lý lỗi.</w:t>
      </w:r>
    </w:p>
    <w:p w14:paraId="543F3D50" w14:textId="1B2878C6" w:rsidR="00CD3ED3" w:rsidRPr="00FF5D1F" w:rsidRDefault="00CD3ED3" w:rsidP="00245DBE">
      <w:pPr>
        <w:pStyle w:val="CommentText"/>
      </w:pPr>
      <w:r>
        <w:t>Sau khi lỗi được khắc phục, người tạo hồ sơ hoặc người đang xử lý hồ sơ có thể thực hiện gửi lại yêu cầu giải ngân tại màn hình “</w:t>
      </w:r>
      <w:r w:rsidRPr="00FF5D1F">
        <w:t>Draft Contract”.</w:t>
      </w:r>
    </w:p>
    <w:p w14:paraId="5C818D54" w14:textId="191FFCE8" w:rsidR="00CD3ED3" w:rsidRDefault="00CD3ED3" w:rsidP="00245DBE">
      <w:pPr>
        <w:pStyle w:val="CommentText"/>
      </w:pPr>
      <w:r w:rsidRPr="00FF5D1F">
        <w:t>Trân trọng,</w:t>
      </w:r>
    </w:p>
  </w:comment>
  <w:comment w:id="202" w:author="Can Nguyen Van &lt;CVCC-DEV1.IT&gt;" w:date="2026-10-09T16:05:00Z" w:initials="C">
    <w:p w14:paraId="7CC95387" w14:textId="54FE9173" w:rsidR="00CD3ED3" w:rsidRPr="00F56DCF" w:rsidRDefault="00CD3ED3" w:rsidP="00F56DCF">
      <w:pPr>
        <w:pStyle w:val="CommentText"/>
      </w:pPr>
      <w:r>
        <w:rPr>
          <w:rStyle w:val="CommentReference"/>
        </w:rPr>
        <w:annotationRef/>
      </w:r>
      <w:r w:rsidRPr="00F56DCF">
        <w:rPr>
          <w:highlight w:val="green"/>
        </w:rPr>
        <w:t>Please review and confirm whether the FAILED email notification template .</w:t>
      </w:r>
    </w:p>
    <w:p w14:paraId="5D176989" w14:textId="52966504" w:rsidR="00CD3ED3" w:rsidRDefault="00CD3ED3">
      <w:pPr>
        <w:pStyle w:val="CommentText"/>
      </w:pPr>
    </w:p>
  </w:comment>
  <w:comment w:id="203" w:author="Волков Сергей" w:date="2026-10-12T09:38:00Z" w:initials="ВС">
    <w:p w14:paraId="3D2A51E1" w14:textId="385E8284" w:rsidR="00CD3ED3" w:rsidRDefault="00CD3ED3">
      <w:pPr>
        <w:pStyle w:val="CommentText"/>
      </w:pPr>
      <w:r>
        <w:rPr>
          <w:rStyle w:val="CommentReference"/>
        </w:rPr>
        <w:annotationRef/>
      </w:r>
      <w:r>
        <w:t>ok</w:t>
      </w:r>
    </w:p>
  </w:comment>
  <w:comment w:id="208" w:author="Can Nguyen Van &lt;CVCC-DEV1.IT&gt;" w:date="2026-10-06T19:09:00Z" w:initials="C">
    <w:p w14:paraId="33071FFE" w14:textId="77777777" w:rsidR="00CD3ED3" w:rsidRPr="00466F1C" w:rsidRDefault="00CD3ED3" w:rsidP="00466F1C">
      <w:pPr>
        <w:pStyle w:val="CommentText"/>
      </w:pPr>
      <w:r>
        <w:rPr>
          <w:rStyle w:val="CommentReference"/>
        </w:rPr>
        <w:annotationRef/>
      </w:r>
      <w:r w:rsidRPr="00466F1C">
        <w:t>Please review Steps 5 and 6. status = SUCCESS only indicates that the request was successfully processed by BPM Disbursement and should not be treated as equivalent to a completed disbursement.</w:t>
      </w:r>
    </w:p>
    <w:p w14:paraId="33631F07" w14:textId="77777777" w:rsidR="00CD3ED3" w:rsidRPr="00466F1C" w:rsidRDefault="00CD3ED3" w:rsidP="00466F1C">
      <w:pPr>
        <w:pStyle w:val="CommentText"/>
      </w:pPr>
      <w:r w:rsidRPr="00466F1C">
        <w:t>Please use the returned businessStatus to determine the business outcome and corresponding QLOS processing stage/application status. For status = FAILED, QLOS should handle the technical failure separately.</w:t>
      </w:r>
    </w:p>
    <w:p w14:paraId="7CAA1B84" w14:textId="77777777" w:rsidR="00CD3ED3" w:rsidRPr="00466F1C" w:rsidRDefault="00CD3ED3" w:rsidP="00466F1C">
      <w:pPr>
        <w:pStyle w:val="CommentText"/>
      </w:pPr>
      <w:r w:rsidRPr="00466F1C">
        <w:t>Please also define the mapping between BPM businessStatus and the corresponding QLOS application status/processing stage, including the status for completed disbursement.</w:t>
      </w:r>
    </w:p>
    <w:p w14:paraId="01E9A658" w14:textId="24EE9E33" w:rsidR="00CD3ED3" w:rsidRDefault="00CD3ED3">
      <w:pPr>
        <w:pStyle w:val="CommentText"/>
      </w:pPr>
    </w:p>
  </w:comment>
  <w:comment w:id="209" w:author="Волков Сергей" w:date="2026-10-06T18:07:00Z" w:initials="ВС">
    <w:p w14:paraId="1D35D72D" w14:textId="1F358863" w:rsidR="00CD3ED3" w:rsidRPr="00CE2199" w:rsidRDefault="00CD3ED3">
      <w:pPr>
        <w:pStyle w:val="CommentText"/>
        <w:rPr>
          <w:color w:val="FF0000"/>
        </w:rPr>
      </w:pPr>
      <w:r w:rsidRPr="00CE2199">
        <w:rPr>
          <w:rStyle w:val="CommentReference"/>
          <w:color w:val="FF0000"/>
        </w:rPr>
        <w:annotationRef/>
      </w:r>
      <w:r w:rsidRPr="00CE2199">
        <w:rPr>
          <w:color w:val="FF0000"/>
        </w:rPr>
        <w:t>All the mappings were already defined in BP13. I don’t see any point in describing this logic again. It seems like you’re pushing us to implement BP13 within BP13.1.</w:t>
      </w:r>
    </w:p>
    <w:p w14:paraId="790ADCE5" w14:textId="77777777" w:rsidR="00CD3ED3" w:rsidRPr="00E54E73" w:rsidRDefault="00CD3ED3">
      <w:pPr>
        <w:pStyle w:val="CommentText"/>
      </w:pPr>
    </w:p>
    <w:p w14:paraId="383E5B8A" w14:textId="7AE9DE87" w:rsidR="00CD3ED3" w:rsidRPr="00E54E73" w:rsidRDefault="00CD3ED3">
      <w:pPr>
        <w:pStyle w:val="CommentText"/>
      </w:pPr>
    </w:p>
  </w:comment>
  <w:comment w:id="210" w:author="Can Nguyen Van &lt;CVCC-DEV1.IT&gt;" w:date="2026-10-08T14:22:00Z" w:initials="C">
    <w:p w14:paraId="57428019" w14:textId="160F3994" w:rsidR="00CD3ED3" w:rsidRDefault="00CD3ED3">
      <w:pPr>
        <w:pStyle w:val="CommentText"/>
      </w:pPr>
      <w:r>
        <w:rPr>
          <w:rStyle w:val="CommentReference"/>
        </w:rPr>
        <w:annotationRef/>
      </w:r>
      <w:r w:rsidRPr="00045F64">
        <w:t>Please update the Phase 1.1 specification accordingly. At this stage, the Reply topic supports only two result statuses: SUCCESS and FAILED. Please remove or defer any other business status definitions to a later phase.</w:t>
      </w:r>
    </w:p>
  </w:comment>
  <w:comment w:id="211" w:author="Волков Сергей" w:date="2026-10-08T23:40:00Z" w:initials="ВС">
    <w:p w14:paraId="5D2DCEBF" w14:textId="706B2904" w:rsidR="00CD3ED3" w:rsidRDefault="00CD3ED3">
      <w:pPr>
        <w:pStyle w:val="CommentText"/>
      </w:pPr>
      <w:r>
        <w:rPr>
          <w:rStyle w:val="CommentReference"/>
        </w:rPr>
        <w:annotationRef/>
      </w:r>
      <w:r>
        <w:t>ок</w:t>
      </w:r>
    </w:p>
  </w:comment>
  <w:comment w:id="212" w:author="Can Nguyen Van &lt;CVCC-DEV1.IT&gt;" w:date="2026-10-13T15:06:00Z" w:initials="C">
    <w:p w14:paraId="570DA17C" w14:textId="6761C7AD" w:rsidR="00B9327C" w:rsidRDefault="00B9327C" w:rsidP="00AA530F">
      <w:pPr>
        <w:pStyle w:val="CommentText"/>
      </w:pPr>
      <w:r>
        <w:rPr>
          <w:rStyle w:val="CommentReference"/>
        </w:rPr>
        <w:annotationRef/>
      </w:r>
      <w:r w:rsidRPr="00AA530F">
        <w:rPr>
          <w:highlight w:val="green"/>
        </w:rPr>
        <w:t xml:space="preserve">13/10: </w:t>
      </w:r>
      <w:r w:rsidR="00AA530F" w:rsidRPr="00AA530F">
        <w:rPr>
          <w:highlight w:val="green"/>
        </w:rPr>
        <w:t>Should the application remain at the Disbursement Request stage or return to Draft Contract when the request fails? I believe it should remain at Disbursement Request, as returning to Draft Contract would be inappropriate since the contract has already been drafted.</w:t>
      </w:r>
    </w:p>
    <w:p w14:paraId="2B04F80A" w14:textId="77777777" w:rsidR="00B9327C" w:rsidRDefault="00B9327C">
      <w:pPr>
        <w:pStyle w:val="CommentText"/>
      </w:pPr>
    </w:p>
    <w:p w14:paraId="3D11830D" w14:textId="40D07611" w:rsidR="00B9327C" w:rsidRDefault="00B9327C">
      <w:pPr>
        <w:pStyle w:val="CommentText"/>
      </w:pPr>
      <w:r>
        <w:rPr>
          <w:noProof/>
          <w:lang w:val="ru-RU" w:eastAsia="ru-RU"/>
        </w:rPr>
        <w:drawing>
          <wp:inline distT="0" distB="0" distL="0" distR="0" wp14:anchorId="184E4464" wp14:editId="0DA27E7B">
            <wp:extent cx="2371429" cy="895238"/>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71429" cy="895238"/>
                    </a:xfrm>
                    <a:prstGeom prst="rect">
                      <a:avLst/>
                    </a:prstGeom>
                  </pic:spPr>
                </pic:pic>
              </a:graphicData>
            </a:graphic>
          </wp:inline>
        </w:drawing>
      </w:r>
    </w:p>
  </w:comment>
  <w:comment w:id="213" w:author="Волков Сергей" w:date="2026-10-13T22:17:00Z" w:initials="ВС">
    <w:p w14:paraId="52D033EB" w14:textId="468E1246" w:rsidR="00C33DD2" w:rsidRDefault="00C33DD2">
      <w:pPr>
        <w:pStyle w:val="CommentText"/>
        <w:rPr>
          <w:rFonts w:ascii="Helvetica" w:hAnsi="Helvetica" w:cs="Helvetica"/>
          <w:sz w:val="24"/>
        </w:rPr>
      </w:pPr>
      <w:r>
        <w:rPr>
          <w:rStyle w:val="CommentReference"/>
        </w:rPr>
        <w:annotationRef/>
      </w:r>
      <w:r w:rsidRPr="00C33DD2">
        <w:rPr>
          <w:rFonts w:ascii="Helvetica" w:hAnsi="Helvetica" w:cs="Helvetica"/>
          <w:sz w:val="24"/>
        </w:rPr>
        <w:t>This is already descri</w:t>
      </w:r>
      <w:r>
        <w:rPr>
          <w:rFonts w:ascii="Helvetica" w:hAnsi="Helvetica" w:cs="Helvetica"/>
          <w:sz w:val="24"/>
        </w:rPr>
        <w:t>bed in Section 5.2.2.</w:t>
      </w:r>
    </w:p>
    <w:p w14:paraId="535FEDC8" w14:textId="184ED5AB" w:rsidR="00C33DD2" w:rsidRDefault="00C33DD2">
      <w:pPr>
        <w:pStyle w:val="CommentText"/>
        <w:rPr>
          <w:rFonts w:ascii="Helvetica" w:hAnsi="Helvetica" w:cs="Helvetica"/>
          <w:sz w:val="24"/>
        </w:rPr>
      </w:pPr>
    </w:p>
    <w:p w14:paraId="2367B666" w14:textId="015F7B97" w:rsidR="00C33DD2" w:rsidRPr="00C33DD2" w:rsidRDefault="00C33DD2">
      <w:pPr>
        <w:pStyle w:val="CommentText"/>
      </w:pPr>
      <w:r w:rsidRPr="00C33DD2">
        <w:rPr>
          <w:rFonts w:ascii="Helvetica" w:hAnsi="Helvetica" w:cs="Helvetica"/>
          <w:sz w:val="24"/>
        </w:rPr>
        <w:t xml:space="preserve">Our views are aligned; we will keep the application at the </w:t>
      </w:r>
      <w:r w:rsidRPr="00C33DD2">
        <w:rPr>
          <w:rFonts w:ascii="Helvetica-Bold" w:hAnsi="Helvetica-Bold" w:cs="Helvetica-Bold"/>
          <w:b/>
          <w:bCs/>
          <w:sz w:val="24"/>
        </w:rPr>
        <w:t>Disbursement Request</w:t>
      </w:r>
      <w:r>
        <w:rPr>
          <w:rFonts w:ascii="Helvetica" w:hAnsi="Helvetica" w:cs="Helvetica"/>
          <w:sz w:val="24"/>
        </w:rPr>
        <w:t xml:space="preserve"> stage.</w:t>
      </w:r>
    </w:p>
  </w:comment>
  <w:comment w:id="257" w:author="Can Nguyen Van &lt;CVCC-DEV1.IT&gt;" w:date="2026-10-08T14:23:00Z" w:initials="C">
    <w:p w14:paraId="2BACEFB6" w14:textId="670A3AB0" w:rsidR="00CD3ED3" w:rsidRDefault="00CD3ED3">
      <w:pPr>
        <w:pStyle w:val="CommentText"/>
      </w:pPr>
      <w:r>
        <w:rPr>
          <w:rStyle w:val="CommentReference"/>
        </w:rPr>
        <w:annotationRef/>
      </w:r>
      <w:r w:rsidRPr="002112F0">
        <w:t>Please update the Phase 1.1 specification accordingly. At this stage, the Reply topic supports only two result statuses: SUCCESS and FAILED. Please remove or defer any other business status definitions to a later phase.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A3DE7C4" w15:done="0"/>
  <w15:commentEx w15:paraId="4F7D9CAF" w15:paraIdParent="4A3DE7C4" w15:done="0"/>
  <w15:commentEx w15:paraId="55F4D3EA" w15:paraIdParent="4A3DE7C4" w15:done="0"/>
  <w15:commentEx w15:paraId="038B988F" w15:paraIdParent="4A3DE7C4" w15:done="0"/>
  <w15:commentEx w15:paraId="577B8375" w15:done="1"/>
  <w15:commentEx w15:paraId="2DA0FFBD" w15:paraIdParent="577B8375" w15:done="1"/>
  <w15:commentEx w15:paraId="6B6A3AD3" w15:paraIdParent="577B8375" w15:done="1"/>
  <w15:commentEx w15:paraId="189C74F6" w15:done="1"/>
  <w15:commentEx w15:paraId="6DA75D6D" w15:done="1"/>
  <w15:commentEx w15:paraId="56B283ED" w15:paraIdParent="6DA75D6D" w15:done="1"/>
  <w15:commentEx w15:paraId="3A93C720" w15:done="1"/>
  <w15:commentEx w15:paraId="568FE537" w15:paraIdParent="3A93C720" w15:done="1"/>
  <w15:commentEx w15:paraId="7A437818" w15:done="1"/>
  <w15:commentEx w15:paraId="158918B1" w15:paraIdParent="7A437818" w15:done="1"/>
  <w15:commentEx w15:paraId="783BAD48" w15:done="1"/>
  <w15:commentEx w15:paraId="267A7500" w15:paraIdParent="783BAD48" w15:done="1"/>
  <w15:commentEx w15:paraId="050A5D89" w15:done="0"/>
  <w15:commentEx w15:paraId="1617B0A9" w15:paraIdParent="050A5D89" w15:done="0"/>
  <w15:commentEx w15:paraId="70EC1653" w15:done="1"/>
  <w15:commentEx w15:paraId="48EC14B6" w15:paraIdParent="70EC1653" w15:done="1"/>
  <w15:commentEx w15:paraId="5C7671CD" w15:done="1"/>
  <w15:commentEx w15:paraId="31F7A9AD" w15:paraIdParent="5C7671CD" w15:done="1"/>
  <w15:commentEx w15:paraId="0819FA00" w15:done="0"/>
  <w15:commentEx w15:paraId="65DA70EB" w15:paraIdParent="0819FA00" w15:done="0"/>
  <w15:commentEx w15:paraId="513C4D19" w15:paraIdParent="0819FA00" w15:done="0"/>
  <w15:commentEx w15:paraId="1A38900A" w15:done="1"/>
  <w15:commentEx w15:paraId="5D0CCF52" w15:paraIdParent="1A38900A" w15:done="1"/>
  <w15:commentEx w15:paraId="595604EB" w15:done="1"/>
  <w15:commentEx w15:paraId="2FCC56CB" w15:paraIdParent="595604EB" w15:done="1"/>
  <w15:commentEx w15:paraId="47467001" w15:done="1"/>
  <w15:commentEx w15:paraId="37D8678E" w15:done="1"/>
  <w15:commentEx w15:paraId="04098550" w15:paraIdParent="37D8678E" w15:done="1"/>
  <w15:commentEx w15:paraId="47054F01" w15:done="1"/>
  <w15:commentEx w15:paraId="355A4640" w15:paraIdParent="47054F01" w15:done="1"/>
  <w15:commentEx w15:paraId="42075A2F" w15:done="0"/>
  <w15:commentEx w15:paraId="758AA25B" w15:done="0"/>
  <w15:commentEx w15:paraId="1C6CC122" w15:paraIdParent="758AA25B" w15:done="0"/>
  <w15:commentEx w15:paraId="734BF3F9" w15:paraIdParent="758AA25B" w15:done="0"/>
  <w15:commentEx w15:paraId="74D8FBB6" w15:paraIdParent="758AA25B" w15:done="0"/>
  <w15:commentEx w15:paraId="5DACA25D" w15:done="0"/>
  <w15:commentEx w15:paraId="78AD488D" w15:paraIdParent="5DACA25D" w15:done="0"/>
  <w15:commentEx w15:paraId="08EF657A" w15:paraIdParent="5DACA25D" w15:done="0"/>
  <w15:commentEx w15:paraId="66AED223" w15:done="0"/>
  <w15:commentEx w15:paraId="1867D620" w15:done="1"/>
  <w15:commentEx w15:paraId="0670C97C" w15:paraIdParent="1867D620" w15:done="1"/>
  <w15:commentEx w15:paraId="22778315" w15:done="1"/>
  <w15:commentEx w15:paraId="083AC742" w15:paraIdParent="22778315" w15:done="1"/>
  <w15:commentEx w15:paraId="1B853682" w15:paraIdParent="22778315" w15:done="1"/>
  <w15:commentEx w15:paraId="5C818D54" w15:done="1"/>
  <w15:commentEx w15:paraId="5D176989" w15:paraIdParent="5C818D54" w15:done="1"/>
  <w15:commentEx w15:paraId="3D2A51E1" w15:paraIdParent="5C818D54" w15:done="1"/>
  <w15:commentEx w15:paraId="01E9A658" w15:done="1"/>
  <w15:commentEx w15:paraId="383E5B8A" w15:paraIdParent="01E9A658" w15:done="1"/>
  <w15:commentEx w15:paraId="57428019" w15:paraIdParent="01E9A658" w15:done="1"/>
  <w15:commentEx w15:paraId="5D2DCEBF" w15:paraIdParent="01E9A658" w15:done="1"/>
  <w15:commentEx w15:paraId="3D11830D" w15:done="0"/>
  <w15:commentEx w15:paraId="2367B666" w15:paraIdParent="3D11830D" w15:done="0"/>
  <w15:commentEx w15:paraId="2BACEF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B69B83D" w16cex:dateUtc="2026-10-08T06:35:00Z"/>
  <w16cex:commentExtensible w16cex:durableId="667331F8" w16cex:dateUtc="2026-10-09T08:27:00Z"/>
  <w16cex:commentExtensible w16cex:durableId="60139979" w16cex:dateUtc="2026-10-08T03:38:00Z"/>
  <w16cex:commentExtensible w16cex:durableId="104C91F5" w16cex:dateUtc="2026-10-08T03:47:00Z"/>
  <w16cex:commentExtensible w16cex:durableId="7F3B306D" w16cex:dateUtc="2026-10-09T08:44:00Z"/>
  <w16cex:commentExtensible w16cex:durableId="19F30314" w16cex:dateUtc="2026-10-09T08:48:00Z"/>
  <w16cex:commentExtensible w16cex:durableId="32CEEBAF" w16cex:dateUtc="2026-10-09T08:47:00Z"/>
  <w16cex:commentExtensible w16cex:durableId="53305AF1" w16cex:dateUtc="2026-10-13T07:50:00Z"/>
  <w16cex:commentExtensible w16cex:durableId="4130B0AD" w16cex:dateUtc="2026-10-08T04:28:00Z"/>
  <w16cex:commentExtensible w16cex:durableId="5CA584C8" w16cex:dateUtc="2026-10-09T08:33:00Z"/>
  <w16cex:commentExtensible w16cex:durableId="50084AFE" w16cex:dateUtc="2026-10-09T09:21:00Z"/>
  <w16cex:commentExtensible w16cex:durableId="4C119460" w16cex:dateUtc="2026-10-08T07:19:00Z"/>
  <w16cex:commentExtensible w16cex:durableId="41FE46F0" w16cex:dateUtc="2026-10-13T08:24:00Z"/>
  <w16cex:commentExtensible w16cex:durableId="7B3CC71F" w16cex:dateUtc="2026-10-09T09:17:00Z"/>
  <w16cex:commentExtensible w16cex:durableId="1B4F8414" w16cex:dateUtc="2026-10-08T05:09:00Z"/>
  <w16cex:commentExtensible w16cex:durableId="3AC15D27" w16cex:dateUtc="2026-10-08T05:10:00Z"/>
  <w16cex:commentExtensible w16cex:durableId="59B623B6" w16cex:dateUtc="2026-10-09T09:07:00Z"/>
  <w16cex:commentExtensible w16cex:durableId="028581D7" w16cex:dateUtc="2026-10-08T07:20:00Z"/>
  <w16cex:commentExtensible w16cex:durableId="0B27F979" w16cex:dateUtc="2026-10-09T09:05:00Z"/>
  <w16cex:commentExtensible w16cex:durableId="2BB66E4C" w16cex:dateUtc="2026-10-08T07:22:00Z"/>
  <w16cex:commentExtensible w16cex:durableId="5E002F67" w16cex:dateUtc="2026-10-13T08:06:00Z"/>
  <w16cex:commentExtensible w16cex:durableId="25F3717D" w16cex:dateUtc="2026-10-08T07: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A3DE7C4" w16cid:durableId="2B69B83D"/>
  <w16cid:commentId w16cid:paraId="4F7D9CAF" w16cid:durableId="15828DFB"/>
  <w16cid:commentId w16cid:paraId="55F4D3EA" w16cid:durableId="667331F8"/>
  <w16cid:commentId w16cid:paraId="038B988F" w16cid:durableId="3CEBBC9C"/>
  <w16cid:commentId w16cid:paraId="577B8375" w16cid:durableId="2428B56F"/>
  <w16cid:commentId w16cid:paraId="2DA0FFBD" w16cid:durableId="60139979"/>
  <w16cid:commentId w16cid:paraId="6B6A3AD3" w16cid:durableId="7B7F8DE2"/>
  <w16cid:commentId w16cid:paraId="189C74F6" w16cid:durableId="104C91F5"/>
  <w16cid:commentId w16cid:paraId="6DA75D6D" w16cid:durableId="22650818"/>
  <w16cid:commentId w16cid:paraId="56B283ED" w16cid:durableId="62CD5087"/>
  <w16cid:commentId w16cid:paraId="3A93C720" w16cid:durableId="7F3B306D"/>
  <w16cid:commentId w16cid:paraId="568FE537" w16cid:durableId="1549CF1D"/>
  <w16cid:commentId w16cid:paraId="7A437818" w16cid:durableId="19F30314"/>
  <w16cid:commentId w16cid:paraId="158918B1" w16cid:durableId="0BBC3DCD"/>
  <w16cid:commentId w16cid:paraId="783BAD48" w16cid:durableId="32CEEBAF"/>
  <w16cid:commentId w16cid:paraId="267A7500" w16cid:durableId="796E6940"/>
  <w16cid:commentId w16cid:paraId="050A5D89" w16cid:durableId="53305AF1"/>
  <w16cid:commentId w16cid:paraId="1617B0A9" w16cid:durableId="65F352DA"/>
  <w16cid:commentId w16cid:paraId="70EC1653" w16cid:durableId="2F58E362"/>
  <w16cid:commentId w16cid:paraId="48EC14B6" w16cid:durableId="711A5A36"/>
  <w16cid:commentId w16cid:paraId="5C7671CD" w16cid:durableId="448F726E"/>
  <w16cid:commentId w16cid:paraId="31F7A9AD" w16cid:durableId="12547B0A"/>
  <w16cid:commentId w16cid:paraId="0819FA00" w16cid:durableId="4130B0AD"/>
  <w16cid:commentId w16cid:paraId="65DA70EB" w16cid:durableId="49002267"/>
  <w16cid:commentId w16cid:paraId="513C4D19" w16cid:durableId="5CA584C8"/>
  <w16cid:commentId w16cid:paraId="1A38900A" w16cid:durableId="3FDB1F75"/>
  <w16cid:commentId w16cid:paraId="5D0CCF52" w16cid:durableId="6592B8C4"/>
  <w16cid:commentId w16cid:paraId="595604EB" w16cid:durableId="105C2C9F"/>
  <w16cid:commentId w16cid:paraId="2FCC56CB" w16cid:durableId="224808AD"/>
  <w16cid:commentId w16cid:paraId="47467001" w16cid:durableId="70AC51A3"/>
  <w16cid:commentId w16cid:paraId="37D8678E" w16cid:durableId="281683FD"/>
  <w16cid:commentId w16cid:paraId="04098550" w16cid:durableId="2B2192B3"/>
  <w16cid:commentId w16cid:paraId="47054F01" w16cid:durableId="4C32D640"/>
  <w16cid:commentId w16cid:paraId="355A4640" w16cid:durableId="2C826C30"/>
  <w16cid:commentId w16cid:paraId="42075A2F" w16cid:durableId="50084AFE"/>
  <w16cid:commentId w16cid:paraId="758AA25B" w16cid:durableId="4C119460"/>
  <w16cid:commentId w16cid:paraId="1C6CC122" w16cid:durableId="44C09070"/>
  <w16cid:commentId w16cid:paraId="734BF3F9" w16cid:durableId="41FE46F0"/>
  <w16cid:commentId w16cid:paraId="74D8FBB6" w16cid:durableId="296B5F21"/>
  <w16cid:commentId w16cid:paraId="5DACA25D" w16cid:durableId="7B3CC71F"/>
  <w16cid:commentId w16cid:paraId="78AD488D" w16cid:durableId="2A2D4F71"/>
  <w16cid:commentId w16cid:paraId="08EF657A" w16cid:durableId="72FB2299"/>
  <w16cid:commentId w16cid:paraId="66AED223" w16cid:durableId="1B4F8414"/>
  <w16cid:commentId w16cid:paraId="1867D620" w16cid:durableId="1C6ABBC8"/>
  <w16cid:commentId w16cid:paraId="0670C97C" w16cid:durableId="64157FFB"/>
  <w16cid:commentId w16cid:paraId="22778315" w16cid:durableId="3AC15D27"/>
  <w16cid:commentId w16cid:paraId="083AC742" w16cid:durableId="59B623B6"/>
  <w16cid:commentId w16cid:paraId="1B853682" w16cid:durableId="4371046F"/>
  <w16cid:commentId w16cid:paraId="5C818D54" w16cid:durableId="028581D7"/>
  <w16cid:commentId w16cid:paraId="5D176989" w16cid:durableId="0B27F979"/>
  <w16cid:commentId w16cid:paraId="3D2A51E1" w16cid:durableId="7648E980"/>
  <w16cid:commentId w16cid:paraId="01E9A658" w16cid:durableId="60C6AC90"/>
  <w16cid:commentId w16cid:paraId="383E5B8A" w16cid:durableId="67797871"/>
  <w16cid:commentId w16cid:paraId="57428019" w16cid:durableId="2BB66E4C"/>
  <w16cid:commentId w16cid:paraId="5D2DCEBF" w16cid:durableId="195549BE"/>
  <w16cid:commentId w16cid:paraId="3D11830D" w16cid:durableId="5E002F67"/>
  <w16cid:commentId w16cid:paraId="2367B666" w16cid:durableId="720F5C68"/>
  <w16cid:commentId w16cid:paraId="2BACEFB6" w16cid:durableId="25F371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C5E23" w14:textId="77777777" w:rsidR="008D14BF" w:rsidRDefault="008D14BF">
      <w:pPr>
        <w:spacing w:after="0"/>
      </w:pPr>
      <w:r>
        <w:separator/>
      </w:r>
    </w:p>
  </w:endnote>
  <w:endnote w:type="continuationSeparator" w:id="0">
    <w:p w14:paraId="50189D22" w14:textId="77777777" w:rsidR="008D14BF" w:rsidRDefault="008D14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00000000" w:usb1="5000A1FF" w:usb2="00000000" w:usb3="00000000" w:csb0="000001BF" w:csb1="00000000"/>
  </w:font>
  <w:font w:name="Source Sans Pro">
    <w:charset w:val="00"/>
    <w:family w:val="swiss"/>
    <w:pitch w:val="variable"/>
    <w:sig w:usb0="600002F7" w:usb1="02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CC"/>
    <w:family w:val="swiss"/>
    <w:pitch w:val="variable"/>
    <w:sig w:usb0="E0002EFF" w:usb1="C000785B" w:usb2="00000009" w:usb3="00000000" w:csb0="000001FF" w:csb1="00000000"/>
  </w:font>
  <w:font w:name="Helvetica-Bold">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C7B02" w14:textId="77777777" w:rsidR="00CD3ED3" w:rsidRDefault="00CD3ED3" w:rsidP="00D8012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2657AC0F" w14:textId="77777777" w:rsidR="00CD3ED3" w:rsidRDefault="00CD3ED3" w:rsidP="00D801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5214B" w14:textId="361CFCEF" w:rsidR="00CD3ED3" w:rsidRPr="00910A82" w:rsidRDefault="00CD3ED3" w:rsidP="00910A82">
    <w:pPr>
      <w:pStyle w:val="Footer"/>
    </w:pPr>
    <w:r w:rsidRPr="00910A82">
      <w:fldChar w:fldCharType="begin"/>
    </w:r>
    <w:r w:rsidRPr="00910A82">
      <w:instrText xml:space="preserve"> PAGE  \* MERGEFORMAT </w:instrText>
    </w:r>
    <w:r w:rsidRPr="00910A82">
      <w:fldChar w:fldCharType="separate"/>
    </w:r>
    <w:r w:rsidR="004507D4">
      <w:rPr>
        <w:noProof/>
      </w:rPr>
      <w:t>2</w:t>
    </w:r>
    <w:r w:rsidRPr="00910A8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CADD5" w14:textId="68197CD7" w:rsidR="00CD3ED3" w:rsidRPr="00D8012A" w:rsidRDefault="00CD3ED3" w:rsidP="00D8012A">
    <w:pPr>
      <w:pStyle w:val="Footer"/>
    </w:pPr>
    <w:r w:rsidRPr="00D8012A">
      <w:fldChar w:fldCharType="begin"/>
    </w:r>
    <w:r w:rsidRPr="00D8012A">
      <w:instrText xml:space="preserve"> PAGE  \* MERGEFORMAT </w:instrText>
    </w:r>
    <w:r w:rsidRPr="00D8012A">
      <w:fldChar w:fldCharType="separate"/>
    </w:r>
    <w:r w:rsidR="004507D4">
      <w:rPr>
        <w:noProof/>
      </w:rPr>
      <w:t>21</w:t>
    </w:r>
    <w:r w:rsidRPr="00D801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61825" w14:textId="77777777" w:rsidR="008D14BF" w:rsidRDefault="008D14BF">
      <w:pPr>
        <w:spacing w:after="0"/>
      </w:pPr>
      <w:r>
        <w:separator/>
      </w:r>
    </w:p>
  </w:footnote>
  <w:footnote w:type="continuationSeparator" w:id="0">
    <w:p w14:paraId="35DBAD91" w14:textId="77777777" w:rsidR="008D14BF" w:rsidRDefault="008D14B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16ACA" w14:textId="0CB4B2D9" w:rsidR="00CD3ED3" w:rsidRPr="008078EB" w:rsidRDefault="00CD3ED3" w:rsidP="008078EB">
    <w:pPr>
      <w:pStyle w:val="Header"/>
      <w:spacing w:after="120"/>
      <w:jc w:val="right"/>
      <w:rPr>
        <w:rFonts w:ascii="Times New Roman" w:hAnsi="Times New Roman"/>
        <w:sz w:val="18"/>
        <w:szCs w:val="18"/>
      </w:rPr>
    </w:pPr>
    <w:r w:rsidRPr="00852409">
      <w:rPr>
        <w:rFonts w:ascii="Times New Roman" w:hAnsi="Times New Roman"/>
        <w:sz w:val="18"/>
        <w:szCs w:val="18"/>
      </w:rPr>
      <w:t>FTF "Credit application" –</w:t>
    </w:r>
    <w:r>
      <w:rPr>
        <w:rFonts w:ascii="Times New Roman" w:hAnsi="Times New Roman"/>
        <w:sz w:val="18"/>
        <w:szCs w:val="18"/>
      </w:rPr>
      <w:t xml:space="preserve"> </w:t>
    </w:r>
    <w:r w:rsidRPr="008078EB">
      <w:rPr>
        <w:rFonts w:ascii="Times New Roman" w:hAnsi="Times New Roman"/>
        <w:sz w:val="18"/>
        <w:szCs w:val="18"/>
      </w:rPr>
      <w:t>B</w:t>
    </w:r>
    <w:r>
      <w:rPr>
        <w:rFonts w:ascii="Times New Roman" w:hAnsi="Times New Roman"/>
        <w:sz w:val="18"/>
        <w:szCs w:val="18"/>
      </w:rPr>
      <w:t>P-13.1 BPM Disbursement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430CCF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45C0466"/>
    <w:multiLevelType w:val="hybridMultilevel"/>
    <w:tmpl w:val="E4E60E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12A5830"/>
    <w:multiLevelType w:val="multilevel"/>
    <w:tmpl w:val="7DF627C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322F6723"/>
    <w:multiLevelType w:val="hybridMultilevel"/>
    <w:tmpl w:val="BC662F2C"/>
    <w:lvl w:ilvl="0" w:tplc="ADB4436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42B677F2"/>
    <w:multiLevelType w:val="hybridMultilevel"/>
    <w:tmpl w:val="B3C4F8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C797A6F"/>
    <w:multiLevelType w:val="multilevel"/>
    <w:tmpl w:val="83B2D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F627CE"/>
    <w:multiLevelType w:val="hybridMultilevel"/>
    <w:tmpl w:val="7DF627CE"/>
    <w:lvl w:ilvl="0" w:tplc="04FA4954">
      <w:start w:val="1"/>
      <w:numFmt w:val="bullet"/>
      <w:lvlText w:val=""/>
      <w:lvlJc w:val="left"/>
      <w:pPr>
        <w:tabs>
          <w:tab w:val="num" w:pos="720"/>
        </w:tabs>
        <w:ind w:left="720" w:hanging="360"/>
      </w:pPr>
      <w:rPr>
        <w:rFonts w:ascii="Symbol" w:hAnsi="Symbol"/>
      </w:rPr>
    </w:lvl>
    <w:lvl w:ilvl="1" w:tplc="87AE9198">
      <w:start w:val="1"/>
      <w:numFmt w:val="bullet"/>
      <w:lvlText w:val="o"/>
      <w:lvlJc w:val="left"/>
      <w:pPr>
        <w:tabs>
          <w:tab w:val="num" w:pos="1440"/>
        </w:tabs>
        <w:ind w:left="1440" w:hanging="360"/>
      </w:pPr>
      <w:rPr>
        <w:rFonts w:ascii="Courier New" w:hAnsi="Courier New"/>
      </w:rPr>
    </w:lvl>
    <w:lvl w:ilvl="2" w:tplc="0EF057C8">
      <w:start w:val="1"/>
      <w:numFmt w:val="bullet"/>
      <w:lvlText w:val=""/>
      <w:lvlJc w:val="left"/>
      <w:pPr>
        <w:tabs>
          <w:tab w:val="num" w:pos="2160"/>
        </w:tabs>
        <w:ind w:left="2160" w:hanging="360"/>
      </w:pPr>
      <w:rPr>
        <w:rFonts w:ascii="Wingdings" w:hAnsi="Wingdings"/>
      </w:rPr>
    </w:lvl>
    <w:lvl w:ilvl="3" w:tplc="07C2EB28">
      <w:start w:val="1"/>
      <w:numFmt w:val="bullet"/>
      <w:lvlText w:val=""/>
      <w:lvlJc w:val="left"/>
      <w:pPr>
        <w:tabs>
          <w:tab w:val="num" w:pos="2880"/>
        </w:tabs>
        <w:ind w:left="2880" w:hanging="360"/>
      </w:pPr>
      <w:rPr>
        <w:rFonts w:ascii="Symbol" w:hAnsi="Symbol"/>
      </w:rPr>
    </w:lvl>
    <w:lvl w:ilvl="4" w:tplc="E6C01506">
      <w:start w:val="1"/>
      <w:numFmt w:val="bullet"/>
      <w:lvlText w:val="o"/>
      <w:lvlJc w:val="left"/>
      <w:pPr>
        <w:tabs>
          <w:tab w:val="num" w:pos="3600"/>
        </w:tabs>
        <w:ind w:left="3600" w:hanging="360"/>
      </w:pPr>
      <w:rPr>
        <w:rFonts w:ascii="Courier New" w:hAnsi="Courier New"/>
      </w:rPr>
    </w:lvl>
    <w:lvl w:ilvl="5" w:tplc="FFE002B8">
      <w:start w:val="1"/>
      <w:numFmt w:val="bullet"/>
      <w:lvlText w:val=""/>
      <w:lvlJc w:val="left"/>
      <w:pPr>
        <w:tabs>
          <w:tab w:val="num" w:pos="4320"/>
        </w:tabs>
        <w:ind w:left="4320" w:hanging="360"/>
      </w:pPr>
      <w:rPr>
        <w:rFonts w:ascii="Wingdings" w:hAnsi="Wingdings"/>
      </w:rPr>
    </w:lvl>
    <w:lvl w:ilvl="6" w:tplc="8716D3F8">
      <w:start w:val="1"/>
      <w:numFmt w:val="bullet"/>
      <w:lvlText w:val=""/>
      <w:lvlJc w:val="left"/>
      <w:pPr>
        <w:tabs>
          <w:tab w:val="num" w:pos="5040"/>
        </w:tabs>
        <w:ind w:left="5040" w:hanging="360"/>
      </w:pPr>
      <w:rPr>
        <w:rFonts w:ascii="Symbol" w:hAnsi="Symbol"/>
      </w:rPr>
    </w:lvl>
    <w:lvl w:ilvl="7" w:tplc="6664865C">
      <w:start w:val="1"/>
      <w:numFmt w:val="bullet"/>
      <w:lvlText w:val="o"/>
      <w:lvlJc w:val="left"/>
      <w:pPr>
        <w:tabs>
          <w:tab w:val="num" w:pos="5760"/>
        </w:tabs>
        <w:ind w:left="5760" w:hanging="360"/>
      </w:pPr>
      <w:rPr>
        <w:rFonts w:ascii="Courier New" w:hAnsi="Courier New"/>
      </w:rPr>
    </w:lvl>
    <w:lvl w:ilvl="8" w:tplc="19D439BA">
      <w:start w:val="1"/>
      <w:numFmt w:val="bullet"/>
      <w:lvlText w:val=""/>
      <w:lvlJc w:val="left"/>
      <w:pPr>
        <w:tabs>
          <w:tab w:val="num" w:pos="6480"/>
        </w:tabs>
        <w:ind w:left="6480" w:hanging="360"/>
      </w:pPr>
      <w:rPr>
        <w:rFonts w:ascii="Wingdings" w:hAnsi="Wingdings"/>
      </w:rPr>
    </w:lvl>
  </w:abstractNum>
  <w:abstractNum w:abstractNumId="10" w15:restartNumberingAfterBreak="0">
    <w:nsid w:val="7DF627CF"/>
    <w:multiLevelType w:val="multilevel"/>
    <w:tmpl w:val="7DF627C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21926156">
    <w:abstractNumId w:val="7"/>
  </w:num>
  <w:num w:numId="2" w16cid:durableId="839850879">
    <w:abstractNumId w:val="6"/>
  </w:num>
  <w:num w:numId="3" w16cid:durableId="817460481">
    <w:abstractNumId w:val="9"/>
  </w:num>
  <w:num w:numId="4" w16cid:durableId="1535535454">
    <w:abstractNumId w:val="10"/>
  </w:num>
  <w:num w:numId="5" w16cid:durableId="606229534">
    <w:abstractNumId w:val="0"/>
  </w:num>
  <w:num w:numId="6" w16cid:durableId="1170364995">
    <w:abstractNumId w:val="5"/>
  </w:num>
  <w:num w:numId="7" w16cid:durableId="801659425">
    <w:abstractNumId w:val="6"/>
  </w:num>
  <w:num w:numId="8" w16cid:durableId="1145971535">
    <w:abstractNumId w:val="6"/>
  </w:num>
  <w:num w:numId="9" w16cid:durableId="551842235">
    <w:abstractNumId w:val="6"/>
  </w:num>
  <w:num w:numId="10" w16cid:durableId="35546347">
    <w:abstractNumId w:val="4"/>
  </w:num>
  <w:num w:numId="11" w16cid:durableId="1201892033">
    <w:abstractNumId w:val="3"/>
  </w:num>
  <w:num w:numId="12" w16cid:durableId="607465262">
    <w:abstractNumId w:val="6"/>
  </w:num>
  <w:num w:numId="13" w16cid:durableId="1972861170">
    <w:abstractNumId w:val="8"/>
  </w:num>
  <w:num w:numId="14" w16cid:durableId="1743526295">
    <w:abstractNumId w:val="6"/>
  </w:num>
  <w:num w:numId="15" w16cid:durableId="1850944034">
    <w:abstractNumId w:val="6"/>
  </w:num>
  <w:num w:numId="16" w16cid:durableId="1815102716">
    <w:abstractNumId w:val="6"/>
  </w:num>
  <w:num w:numId="17" w16cid:durableId="786967797">
    <w:abstractNumId w:val="6"/>
  </w:num>
  <w:num w:numId="18" w16cid:durableId="261960253">
    <w:abstractNumId w:val="6"/>
  </w:num>
  <w:num w:numId="19" w16cid:durableId="1718814972">
    <w:abstractNumId w:val="1"/>
  </w:num>
  <w:num w:numId="20" w16cid:durableId="1850286874">
    <w:abstractNumId w:val="2"/>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n Nguyen Van &lt;CVCC-DEV1.IT&gt;">
    <w15:presenceInfo w15:providerId="AD" w15:userId="S::CanNV1@TPB.COM.VN::bcdc5fb5-b429-4e0c-8532-36f87aa46941"/>
  </w15:person>
  <w15:person w15:author="Волков Сергей">
    <w15:presenceInfo w15:providerId="AD" w15:userId="S-1-5-21-402214964-1728456663-1621235808-33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activeWritingStyle w:appName="MSWord" w:lang="ru-RU" w:vendorID="64" w:dllVersion="6" w:nlCheck="1" w:checkStyle="0"/>
  <w:activeWritingStyle w:appName="MSWord" w:lang="en-US" w:vendorID="64" w:dllVersion="6" w:nlCheck="1" w:checkStyle="1"/>
  <w:activeWritingStyle w:appName="MSWord" w:lang="en-US" w:vendorID="64" w:dllVersion="4096" w:nlCheck="1" w:checkStyle="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284"/>
  <w:hyphenationZone w:val="425"/>
  <w:drawingGridHorizontalSpacing w:val="100"/>
  <w:displayHorizontalDrawingGridEvery w:val="2"/>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02E19"/>
    <w:rsid w:val="00006E49"/>
    <w:rsid w:val="00007B56"/>
    <w:rsid w:val="00011435"/>
    <w:rsid w:val="000117A3"/>
    <w:rsid w:val="00016547"/>
    <w:rsid w:val="00020F0F"/>
    <w:rsid w:val="000213E3"/>
    <w:rsid w:val="00021A57"/>
    <w:rsid w:val="00021C87"/>
    <w:rsid w:val="000223B6"/>
    <w:rsid w:val="000225B1"/>
    <w:rsid w:val="00022F77"/>
    <w:rsid w:val="0002482E"/>
    <w:rsid w:val="00025312"/>
    <w:rsid w:val="0002555B"/>
    <w:rsid w:val="0002599B"/>
    <w:rsid w:val="00026767"/>
    <w:rsid w:val="000274C0"/>
    <w:rsid w:val="00030037"/>
    <w:rsid w:val="000300CC"/>
    <w:rsid w:val="00031A57"/>
    <w:rsid w:val="00031DC9"/>
    <w:rsid w:val="000325F0"/>
    <w:rsid w:val="00033B02"/>
    <w:rsid w:val="00034AF2"/>
    <w:rsid w:val="00035216"/>
    <w:rsid w:val="0003553E"/>
    <w:rsid w:val="00035D08"/>
    <w:rsid w:val="000372BC"/>
    <w:rsid w:val="00037EEB"/>
    <w:rsid w:val="00041556"/>
    <w:rsid w:val="0004183A"/>
    <w:rsid w:val="00042947"/>
    <w:rsid w:val="000431E0"/>
    <w:rsid w:val="0004354A"/>
    <w:rsid w:val="00043A40"/>
    <w:rsid w:val="00043C02"/>
    <w:rsid w:val="00044279"/>
    <w:rsid w:val="00045F64"/>
    <w:rsid w:val="00046E6E"/>
    <w:rsid w:val="000474F8"/>
    <w:rsid w:val="000509AA"/>
    <w:rsid w:val="00053BAB"/>
    <w:rsid w:val="00053F26"/>
    <w:rsid w:val="00054265"/>
    <w:rsid w:val="00054FAF"/>
    <w:rsid w:val="00055224"/>
    <w:rsid w:val="00057B42"/>
    <w:rsid w:val="00060DB9"/>
    <w:rsid w:val="000614A5"/>
    <w:rsid w:val="00062FBD"/>
    <w:rsid w:val="0006389C"/>
    <w:rsid w:val="000659E5"/>
    <w:rsid w:val="00067754"/>
    <w:rsid w:val="00071172"/>
    <w:rsid w:val="00072384"/>
    <w:rsid w:val="000734DF"/>
    <w:rsid w:val="00073EFA"/>
    <w:rsid w:val="00074ECB"/>
    <w:rsid w:val="00075B2F"/>
    <w:rsid w:val="00076F36"/>
    <w:rsid w:val="000811FD"/>
    <w:rsid w:val="0008386C"/>
    <w:rsid w:val="000841AE"/>
    <w:rsid w:val="00085CB0"/>
    <w:rsid w:val="00086C64"/>
    <w:rsid w:val="000873BB"/>
    <w:rsid w:val="00090D99"/>
    <w:rsid w:val="00091173"/>
    <w:rsid w:val="00091F1E"/>
    <w:rsid w:val="0009540F"/>
    <w:rsid w:val="00095413"/>
    <w:rsid w:val="00095DE5"/>
    <w:rsid w:val="000A306F"/>
    <w:rsid w:val="000A3874"/>
    <w:rsid w:val="000A468C"/>
    <w:rsid w:val="000A490D"/>
    <w:rsid w:val="000A537F"/>
    <w:rsid w:val="000A76BF"/>
    <w:rsid w:val="000B06B1"/>
    <w:rsid w:val="000B0845"/>
    <w:rsid w:val="000B1348"/>
    <w:rsid w:val="000B158D"/>
    <w:rsid w:val="000B1C98"/>
    <w:rsid w:val="000B2027"/>
    <w:rsid w:val="000B2518"/>
    <w:rsid w:val="000B624A"/>
    <w:rsid w:val="000B63BE"/>
    <w:rsid w:val="000B7D45"/>
    <w:rsid w:val="000C030E"/>
    <w:rsid w:val="000C1E52"/>
    <w:rsid w:val="000C38C5"/>
    <w:rsid w:val="000C4822"/>
    <w:rsid w:val="000C4A33"/>
    <w:rsid w:val="000C4BEB"/>
    <w:rsid w:val="000C5D4B"/>
    <w:rsid w:val="000C781F"/>
    <w:rsid w:val="000C7E97"/>
    <w:rsid w:val="000D0940"/>
    <w:rsid w:val="000D41C4"/>
    <w:rsid w:val="000D41EC"/>
    <w:rsid w:val="000D499C"/>
    <w:rsid w:val="000D4A00"/>
    <w:rsid w:val="000D4CF7"/>
    <w:rsid w:val="000D50F0"/>
    <w:rsid w:val="000D651D"/>
    <w:rsid w:val="000E080B"/>
    <w:rsid w:val="000E1B0D"/>
    <w:rsid w:val="000E20A0"/>
    <w:rsid w:val="000E39CF"/>
    <w:rsid w:val="000E3A47"/>
    <w:rsid w:val="000E57ED"/>
    <w:rsid w:val="000E7630"/>
    <w:rsid w:val="000E7AF2"/>
    <w:rsid w:val="000F256A"/>
    <w:rsid w:val="000F5B05"/>
    <w:rsid w:val="000F7429"/>
    <w:rsid w:val="001009BE"/>
    <w:rsid w:val="00100F26"/>
    <w:rsid w:val="00102A51"/>
    <w:rsid w:val="00105B39"/>
    <w:rsid w:val="00106843"/>
    <w:rsid w:val="00106D9B"/>
    <w:rsid w:val="00111E0F"/>
    <w:rsid w:val="001120C9"/>
    <w:rsid w:val="001124E8"/>
    <w:rsid w:val="00114A3F"/>
    <w:rsid w:val="00115542"/>
    <w:rsid w:val="00115A24"/>
    <w:rsid w:val="00115B26"/>
    <w:rsid w:val="001175EF"/>
    <w:rsid w:val="001176B2"/>
    <w:rsid w:val="00117D6C"/>
    <w:rsid w:val="001231D4"/>
    <w:rsid w:val="00124D8B"/>
    <w:rsid w:val="00124E1B"/>
    <w:rsid w:val="00125E38"/>
    <w:rsid w:val="001279BA"/>
    <w:rsid w:val="00127AAE"/>
    <w:rsid w:val="001305E3"/>
    <w:rsid w:val="00130795"/>
    <w:rsid w:val="00131EF8"/>
    <w:rsid w:val="0013356A"/>
    <w:rsid w:val="00133AF5"/>
    <w:rsid w:val="0013593A"/>
    <w:rsid w:val="00136E37"/>
    <w:rsid w:val="001370F3"/>
    <w:rsid w:val="001409A3"/>
    <w:rsid w:val="00141222"/>
    <w:rsid w:val="00142A46"/>
    <w:rsid w:val="00143042"/>
    <w:rsid w:val="00143AB7"/>
    <w:rsid w:val="0014463A"/>
    <w:rsid w:val="00145825"/>
    <w:rsid w:val="00146C45"/>
    <w:rsid w:val="00147533"/>
    <w:rsid w:val="00150146"/>
    <w:rsid w:val="00151111"/>
    <w:rsid w:val="001532FF"/>
    <w:rsid w:val="001536D7"/>
    <w:rsid w:val="0015478B"/>
    <w:rsid w:val="00154A11"/>
    <w:rsid w:val="00155845"/>
    <w:rsid w:val="00155BAD"/>
    <w:rsid w:val="00156CDB"/>
    <w:rsid w:val="00156F0D"/>
    <w:rsid w:val="001604B1"/>
    <w:rsid w:val="00160BFC"/>
    <w:rsid w:val="001616D2"/>
    <w:rsid w:val="0016492E"/>
    <w:rsid w:val="001667F0"/>
    <w:rsid w:val="00166DBB"/>
    <w:rsid w:val="00167CCB"/>
    <w:rsid w:val="00170DDB"/>
    <w:rsid w:val="00171A0B"/>
    <w:rsid w:val="001725EA"/>
    <w:rsid w:val="0017385F"/>
    <w:rsid w:val="00173B90"/>
    <w:rsid w:val="0017581B"/>
    <w:rsid w:val="00175F49"/>
    <w:rsid w:val="00177C6C"/>
    <w:rsid w:val="001821A8"/>
    <w:rsid w:val="00183989"/>
    <w:rsid w:val="00183E18"/>
    <w:rsid w:val="00183EE5"/>
    <w:rsid w:val="00183FEF"/>
    <w:rsid w:val="001845F9"/>
    <w:rsid w:val="0018694A"/>
    <w:rsid w:val="00186CAF"/>
    <w:rsid w:val="001872D4"/>
    <w:rsid w:val="001875F4"/>
    <w:rsid w:val="00187818"/>
    <w:rsid w:val="00191D8B"/>
    <w:rsid w:val="00193162"/>
    <w:rsid w:val="0019521D"/>
    <w:rsid w:val="00195BAF"/>
    <w:rsid w:val="001A1360"/>
    <w:rsid w:val="001A619D"/>
    <w:rsid w:val="001A61C7"/>
    <w:rsid w:val="001A73AA"/>
    <w:rsid w:val="001B1035"/>
    <w:rsid w:val="001B2A25"/>
    <w:rsid w:val="001B3F81"/>
    <w:rsid w:val="001B4FA6"/>
    <w:rsid w:val="001B5397"/>
    <w:rsid w:val="001C2B4A"/>
    <w:rsid w:val="001C372E"/>
    <w:rsid w:val="001C4831"/>
    <w:rsid w:val="001C7709"/>
    <w:rsid w:val="001D03A9"/>
    <w:rsid w:val="001D2E4F"/>
    <w:rsid w:val="001D4592"/>
    <w:rsid w:val="001D467A"/>
    <w:rsid w:val="001D471C"/>
    <w:rsid w:val="001D4EDC"/>
    <w:rsid w:val="001D5053"/>
    <w:rsid w:val="001D59F7"/>
    <w:rsid w:val="001D6338"/>
    <w:rsid w:val="001D75EA"/>
    <w:rsid w:val="001E3B1B"/>
    <w:rsid w:val="001E5C91"/>
    <w:rsid w:val="001E7C6A"/>
    <w:rsid w:val="001E7CA6"/>
    <w:rsid w:val="001F3015"/>
    <w:rsid w:val="001F5866"/>
    <w:rsid w:val="002012C9"/>
    <w:rsid w:val="00201B47"/>
    <w:rsid w:val="00202C50"/>
    <w:rsid w:val="0020595B"/>
    <w:rsid w:val="002064BE"/>
    <w:rsid w:val="0021001B"/>
    <w:rsid w:val="00210B70"/>
    <w:rsid w:val="002112F0"/>
    <w:rsid w:val="00213C6B"/>
    <w:rsid w:val="0021437F"/>
    <w:rsid w:val="0021544B"/>
    <w:rsid w:val="00215ADE"/>
    <w:rsid w:val="0021685C"/>
    <w:rsid w:val="0021747F"/>
    <w:rsid w:val="0021771C"/>
    <w:rsid w:val="00217879"/>
    <w:rsid w:val="00220E40"/>
    <w:rsid w:val="00221547"/>
    <w:rsid w:val="00224797"/>
    <w:rsid w:val="00225F28"/>
    <w:rsid w:val="00230F2A"/>
    <w:rsid w:val="00232BEE"/>
    <w:rsid w:val="00232F6E"/>
    <w:rsid w:val="00232F89"/>
    <w:rsid w:val="0023362C"/>
    <w:rsid w:val="00233870"/>
    <w:rsid w:val="00234ACD"/>
    <w:rsid w:val="00236273"/>
    <w:rsid w:val="00236482"/>
    <w:rsid w:val="0024020D"/>
    <w:rsid w:val="0024027E"/>
    <w:rsid w:val="00245DBE"/>
    <w:rsid w:val="00245EA8"/>
    <w:rsid w:val="0025070E"/>
    <w:rsid w:val="0025115E"/>
    <w:rsid w:val="002541D0"/>
    <w:rsid w:val="002543CB"/>
    <w:rsid w:val="0025541B"/>
    <w:rsid w:val="00257983"/>
    <w:rsid w:val="00261236"/>
    <w:rsid w:val="0026309C"/>
    <w:rsid w:val="00264C3C"/>
    <w:rsid w:val="00264D66"/>
    <w:rsid w:val="002707A2"/>
    <w:rsid w:val="00272274"/>
    <w:rsid w:val="00273DD3"/>
    <w:rsid w:val="00274051"/>
    <w:rsid w:val="00274AC0"/>
    <w:rsid w:val="002756C5"/>
    <w:rsid w:val="00276276"/>
    <w:rsid w:val="002778E0"/>
    <w:rsid w:val="00277FCD"/>
    <w:rsid w:val="00280E5F"/>
    <w:rsid w:val="00280E92"/>
    <w:rsid w:val="00283903"/>
    <w:rsid w:val="0028690B"/>
    <w:rsid w:val="00286D12"/>
    <w:rsid w:val="00290C02"/>
    <w:rsid w:val="00291FE0"/>
    <w:rsid w:val="002934AF"/>
    <w:rsid w:val="0029494A"/>
    <w:rsid w:val="00294EE2"/>
    <w:rsid w:val="00295378"/>
    <w:rsid w:val="002954B6"/>
    <w:rsid w:val="00295761"/>
    <w:rsid w:val="002A0BD9"/>
    <w:rsid w:val="002A0F9C"/>
    <w:rsid w:val="002A334F"/>
    <w:rsid w:val="002A342C"/>
    <w:rsid w:val="002A44F6"/>
    <w:rsid w:val="002A5705"/>
    <w:rsid w:val="002A5BFC"/>
    <w:rsid w:val="002A65CC"/>
    <w:rsid w:val="002A696C"/>
    <w:rsid w:val="002A70A2"/>
    <w:rsid w:val="002A7FC6"/>
    <w:rsid w:val="002B03B4"/>
    <w:rsid w:val="002B0D7D"/>
    <w:rsid w:val="002B14A5"/>
    <w:rsid w:val="002B1C74"/>
    <w:rsid w:val="002B2051"/>
    <w:rsid w:val="002B2151"/>
    <w:rsid w:val="002B2335"/>
    <w:rsid w:val="002B28F6"/>
    <w:rsid w:val="002B40BC"/>
    <w:rsid w:val="002B4482"/>
    <w:rsid w:val="002B48D8"/>
    <w:rsid w:val="002B545F"/>
    <w:rsid w:val="002C0A8B"/>
    <w:rsid w:val="002C14AC"/>
    <w:rsid w:val="002C1D8A"/>
    <w:rsid w:val="002C2392"/>
    <w:rsid w:val="002C3356"/>
    <w:rsid w:val="002C3942"/>
    <w:rsid w:val="002C4901"/>
    <w:rsid w:val="002C6459"/>
    <w:rsid w:val="002C64EF"/>
    <w:rsid w:val="002C6928"/>
    <w:rsid w:val="002C7074"/>
    <w:rsid w:val="002C73DA"/>
    <w:rsid w:val="002D0E23"/>
    <w:rsid w:val="002D0FBD"/>
    <w:rsid w:val="002D1197"/>
    <w:rsid w:val="002D3C19"/>
    <w:rsid w:val="002D486C"/>
    <w:rsid w:val="002D4AE0"/>
    <w:rsid w:val="002D6C77"/>
    <w:rsid w:val="002E0BAF"/>
    <w:rsid w:val="002E1EC5"/>
    <w:rsid w:val="002E3E89"/>
    <w:rsid w:val="002E60C0"/>
    <w:rsid w:val="002F0223"/>
    <w:rsid w:val="002F0A80"/>
    <w:rsid w:val="002F0CBA"/>
    <w:rsid w:val="002F0D43"/>
    <w:rsid w:val="002F1234"/>
    <w:rsid w:val="002F1266"/>
    <w:rsid w:val="002F1D67"/>
    <w:rsid w:val="002F4EC4"/>
    <w:rsid w:val="002F5415"/>
    <w:rsid w:val="002F5611"/>
    <w:rsid w:val="002F5B3F"/>
    <w:rsid w:val="002F5B5A"/>
    <w:rsid w:val="002F6A76"/>
    <w:rsid w:val="002F6E49"/>
    <w:rsid w:val="002F73D4"/>
    <w:rsid w:val="002F7579"/>
    <w:rsid w:val="002F76C3"/>
    <w:rsid w:val="002F79E0"/>
    <w:rsid w:val="002F7ABA"/>
    <w:rsid w:val="002F7E7B"/>
    <w:rsid w:val="00300BA2"/>
    <w:rsid w:val="00301CE0"/>
    <w:rsid w:val="0030399E"/>
    <w:rsid w:val="0030459B"/>
    <w:rsid w:val="00304F19"/>
    <w:rsid w:val="003111A7"/>
    <w:rsid w:val="0031258C"/>
    <w:rsid w:val="00314BE9"/>
    <w:rsid w:val="00314DBE"/>
    <w:rsid w:val="0031799E"/>
    <w:rsid w:val="00317E48"/>
    <w:rsid w:val="0032063B"/>
    <w:rsid w:val="00321723"/>
    <w:rsid w:val="00323854"/>
    <w:rsid w:val="00324E80"/>
    <w:rsid w:val="00326E73"/>
    <w:rsid w:val="00330C80"/>
    <w:rsid w:val="0033603B"/>
    <w:rsid w:val="00340487"/>
    <w:rsid w:val="00342C79"/>
    <w:rsid w:val="00345D48"/>
    <w:rsid w:val="00346615"/>
    <w:rsid w:val="00351226"/>
    <w:rsid w:val="003535C6"/>
    <w:rsid w:val="00353728"/>
    <w:rsid w:val="003558C9"/>
    <w:rsid w:val="00356DDD"/>
    <w:rsid w:val="003570EA"/>
    <w:rsid w:val="00357158"/>
    <w:rsid w:val="0036214D"/>
    <w:rsid w:val="00363D13"/>
    <w:rsid w:val="00365A1D"/>
    <w:rsid w:val="003704A0"/>
    <w:rsid w:val="00373DB6"/>
    <w:rsid w:val="00374361"/>
    <w:rsid w:val="0037475F"/>
    <w:rsid w:val="00374AF9"/>
    <w:rsid w:val="0037756E"/>
    <w:rsid w:val="003801CB"/>
    <w:rsid w:val="00380A21"/>
    <w:rsid w:val="00382B9B"/>
    <w:rsid w:val="00382BFA"/>
    <w:rsid w:val="003848B5"/>
    <w:rsid w:val="003874BE"/>
    <w:rsid w:val="003926B9"/>
    <w:rsid w:val="00392901"/>
    <w:rsid w:val="00393369"/>
    <w:rsid w:val="003946A2"/>
    <w:rsid w:val="00394C42"/>
    <w:rsid w:val="003964A3"/>
    <w:rsid w:val="003A0F60"/>
    <w:rsid w:val="003A15A5"/>
    <w:rsid w:val="003A1C96"/>
    <w:rsid w:val="003A303D"/>
    <w:rsid w:val="003A309E"/>
    <w:rsid w:val="003A49CC"/>
    <w:rsid w:val="003A6324"/>
    <w:rsid w:val="003A6628"/>
    <w:rsid w:val="003A6C36"/>
    <w:rsid w:val="003A7B30"/>
    <w:rsid w:val="003B03EE"/>
    <w:rsid w:val="003B140F"/>
    <w:rsid w:val="003B17E2"/>
    <w:rsid w:val="003B4303"/>
    <w:rsid w:val="003B5D2C"/>
    <w:rsid w:val="003B6D74"/>
    <w:rsid w:val="003B7F9F"/>
    <w:rsid w:val="003C2EDE"/>
    <w:rsid w:val="003C6633"/>
    <w:rsid w:val="003C776A"/>
    <w:rsid w:val="003D1C70"/>
    <w:rsid w:val="003D2D5E"/>
    <w:rsid w:val="003D34BD"/>
    <w:rsid w:val="003D3E0C"/>
    <w:rsid w:val="003D6A56"/>
    <w:rsid w:val="003D6B01"/>
    <w:rsid w:val="003E02B6"/>
    <w:rsid w:val="003E0C33"/>
    <w:rsid w:val="003E1179"/>
    <w:rsid w:val="003E5960"/>
    <w:rsid w:val="003E702B"/>
    <w:rsid w:val="003E7390"/>
    <w:rsid w:val="003E7BD1"/>
    <w:rsid w:val="003E7C9B"/>
    <w:rsid w:val="003F0D90"/>
    <w:rsid w:val="003F1418"/>
    <w:rsid w:val="003F1A98"/>
    <w:rsid w:val="003F22E8"/>
    <w:rsid w:val="003F5150"/>
    <w:rsid w:val="003F57BE"/>
    <w:rsid w:val="00401167"/>
    <w:rsid w:val="00401828"/>
    <w:rsid w:val="00401C0B"/>
    <w:rsid w:val="00402F87"/>
    <w:rsid w:val="00403F9E"/>
    <w:rsid w:val="00410BBA"/>
    <w:rsid w:val="00413238"/>
    <w:rsid w:val="00423408"/>
    <w:rsid w:val="00424098"/>
    <w:rsid w:val="00425E40"/>
    <w:rsid w:val="004266BE"/>
    <w:rsid w:val="00427233"/>
    <w:rsid w:val="00430D3F"/>
    <w:rsid w:val="00433262"/>
    <w:rsid w:val="00434368"/>
    <w:rsid w:val="00434713"/>
    <w:rsid w:val="00435EAC"/>
    <w:rsid w:val="00436427"/>
    <w:rsid w:val="00436C8F"/>
    <w:rsid w:val="00436F61"/>
    <w:rsid w:val="00441B8C"/>
    <w:rsid w:val="004420E3"/>
    <w:rsid w:val="0044592A"/>
    <w:rsid w:val="00446192"/>
    <w:rsid w:val="00446E49"/>
    <w:rsid w:val="004507D4"/>
    <w:rsid w:val="0045141C"/>
    <w:rsid w:val="00451603"/>
    <w:rsid w:val="00451693"/>
    <w:rsid w:val="0045246D"/>
    <w:rsid w:val="00452C6E"/>
    <w:rsid w:val="004533E3"/>
    <w:rsid w:val="0045375E"/>
    <w:rsid w:val="00453845"/>
    <w:rsid w:val="0045664E"/>
    <w:rsid w:val="00456781"/>
    <w:rsid w:val="00456E4F"/>
    <w:rsid w:val="00460BB8"/>
    <w:rsid w:val="00461DEA"/>
    <w:rsid w:val="0046293D"/>
    <w:rsid w:val="00462D65"/>
    <w:rsid w:val="004631A1"/>
    <w:rsid w:val="0046605B"/>
    <w:rsid w:val="004668A6"/>
    <w:rsid w:val="00466F1C"/>
    <w:rsid w:val="00467043"/>
    <w:rsid w:val="00467A83"/>
    <w:rsid w:val="00471E05"/>
    <w:rsid w:val="00471FEB"/>
    <w:rsid w:val="00476269"/>
    <w:rsid w:val="00476725"/>
    <w:rsid w:val="00481948"/>
    <w:rsid w:val="00482677"/>
    <w:rsid w:val="00482DA6"/>
    <w:rsid w:val="00483534"/>
    <w:rsid w:val="00483DC6"/>
    <w:rsid w:val="00485325"/>
    <w:rsid w:val="00486422"/>
    <w:rsid w:val="0048666A"/>
    <w:rsid w:val="0048778D"/>
    <w:rsid w:val="00487979"/>
    <w:rsid w:val="00492478"/>
    <w:rsid w:val="00492BB4"/>
    <w:rsid w:val="004934CB"/>
    <w:rsid w:val="00493AD3"/>
    <w:rsid w:val="00497331"/>
    <w:rsid w:val="00497802"/>
    <w:rsid w:val="00497874"/>
    <w:rsid w:val="004A0C06"/>
    <w:rsid w:val="004A4D9E"/>
    <w:rsid w:val="004A7211"/>
    <w:rsid w:val="004A7C56"/>
    <w:rsid w:val="004B1AFE"/>
    <w:rsid w:val="004B3730"/>
    <w:rsid w:val="004B4819"/>
    <w:rsid w:val="004B5047"/>
    <w:rsid w:val="004B5FCD"/>
    <w:rsid w:val="004B637A"/>
    <w:rsid w:val="004B7769"/>
    <w:rsid w:val="004C2FCF"/>
    <w:rsid w:val="004C531B"/>
    <w:rsid w:val="004C6B9E"/>
    <w:rsid w:val="004C6FE5"/>
    <w:rsid w:val="004D4905"/>
    <w:rsid w:val="004D4F76"/>
    <w:rsid w:val="004D7829"/>
    <w:rsid w:val="004D7FAD"/>
    <w:rsid w:val="004E1051"/>
    <w:rsid w:val="004E1851"/>
    <w:rsid w:val="004E224C"/>
    <w:rsid w:val="004E441C"/>
    <w:rsid w:val="004E4C3F"/>
    <w:rsid w:val="004E4DAA"/>
    <w:rsid w:val="004E5149"/>
    <w:rsid w:val="004E5FA2"/>
    <w:rsid w:val="004E7D95"/>
    <w:rsid w:val="004F1DD5"/>
    <w:rsid w:val="004F1F5A"/>
    <w:rsid w:val="004F3DE9"/>
    <w:rsid w:val="004F41F3"/>
    <w:rsid w:val="004F7C3B"/>
    <w:rsid w:val="00506961"/>
    <w:rsid w:val="0051012B"/>
    <w:rsid w:val="00510734"/>
    <w:rsid w:val="0051082F"/>
    <w:rsid w:val="00512AA1"/>
    <w:rsid w:val="005134D8"/>
    <w:rsid w:val="005134DC"/>
    <w:rsid w:val="0051359E"/>
    <w:rsid w:val="00516CDD"/>
    <w:rsid w:val="00516F88"/>
    <w:rsid w:val="00517643"/>
    <w:rsid w:val="00517CE4"/>
    <w:rsid w:val="00517F03"/>
    <w:rsid w:val="00521230"/>
    <w:rsid w:val="00521FA8"/>
    <w:rsid w:val="00523814"/>
    <w:rsid w:val="00523EBD"/>
    <w:rsid w:val="00531B81"/>
    <w:rsid w:val="00531F97"/>
    <w:rsid w:val="00535287"/>
    <w:rsid w:val="00540D94"/>
    <w:rsid w:val="00543414"/>
    <w:rsid w:val="005479B5"/>
    <w:rsid w:val="00551D40"/>
    <w:rsid w:val="00551E7C"/>
    <w:rsid w:val="00552EBE"/>
    <w:rsid w:val="005540AD"/>
    <w:rsid w:val="005541D4"/>
    <w:rsid w:val="00557C1E"/>
    <w:rsid w:val="00562E3B"/>
    <w:rsid w:val="005633F0"/>
    <w:rsid w:val="005637A6"/>
    <w:rsid w:val="005649F7"/>
    <w:rsid w:val="00565680"/>
    <w:rsid w:val="00566A49"/>
    <w:rsid w:val="00570ADC"/>
    <w:rsid w:val="00570B3D"/>
    <w:rsid w:val="00571670"/>
    <w:rsid w:val="00571D3A"/>
    <w:rsid w:val="00572803"/>
    <w:rsid w:val="005733B5"/>
    <w:rsid w:val="00573E37"/>
    <w:rsid w:val="00577554"/>
    <w:rsid w:val="00577CD0"/>
    <w:rsid w:val="00583CB9"/>
    <w:rsid w:val="00590482"/>
    <w:rsid w:val="00591170"/>
    <w:rsid w:val="00591DE9"/>
    <w:rsid w:val="005929D6"/>
    <w:rsid w:val="00592ED1"/>
    <w:rsid w:val="00593DB1"/>
    <w:rsid w:val="0059504D"/>
    <w:rsid w:val="005A1C26"/>
    <w:rsid w:val="005A1D54"/>
    <w:rsid w:val="005A2AA4"/>
    <w:rsid w:val="005A3818"/>
    <w:rsid w:val="005A4796"/>
    <w:rsid w:val="005B2B03"/>
    <w:rsid w:val="005B46C8"/>
    <w:rsid w:val="005B4CF2"/>
    <w:rsid w:val="005C03A8"/>
    <w:rsid w:val="005C07FE"/>
    <w:rsid w:val="005C110F"/>
    <w:rsid w:val="005C1864"/>
    <w:rsid w:val="005C2C09"/>
    <w:rsid w:val="005C3F5C"/>
    <w:rsid w:val="005C44CC"/>
    <w:rsid w:val="005C56D2"/>
    <w:rsid w:val="005C5C20"/>
    <w:rsid w:val="005C79AA"/>
    <w:rsid w:val="005D0047"/>
    <w:rsid w:val="005D00B0"/>
    <w:rsid w:val="005D2115"/>
    <w:rsid w:val="005D3807"/>
    <w:rsid w:val="005D3B46"/>
    <w:rsid w:val="005D5065"/>
    <w:rsid w:val="005D63D2"/>
    <w:rsid w:val="005D7F52"/>
    <w:rsid w:val="005E3C16"/>
    <w:rsid w:val="005E6617"/>
    <w:rsid w:val="005E6713"/>
    <w:rsid w:val="005F13CA"/>
    <w:rsid w:val="005F338C"/>
    <w:rsid w:val="005F49BA"/>
    <w:rsid w:val="005F4FF3"/>
    <w:rsid w:val="005F5065"/>
    <w:rsid w:val="005F58F4"/>
    <w:rsid w:val="005F64F4"/>
    <w:rsid w:val="005F67E4"/>
    <w:rsid w:val="005F775A"/>
    <w:rsid w:val="00600B59"/>
    <w:rsid w:val="00603686"/>
    <w:rsid w:val="0060417B"/>
    <w:rsid w:val="00605B03"/>
    <w:rsid w:val="00607B0B"/>
    <w:rsid w:val="00612947"/>
    <w:rsid w:val="00612F87"/>
    <w:rsid w:val="00612FDD"/>
    <w:rsid w:val="00613C5A"/>
    <w:rsid w:val="006147B4"/>
    <w:rsid w:val="00614C2A"/>
    <w:rsid w:val="006157BB"/>
    <w:rsid w:val="00616D3C"/>
    <w:rsid w:val="006170A5"/>
    <w:rsid w:val="00621224"/>
    <w:rsid w:val="006221D6"/>
    <w:rsid w:val="00622D88"/>
    <w:rsid w:val="00624B57"/>
    <w:rsid w:val="00625EEB"/>
    <w:rsid w:val="0062748F"/>
    <w:rsid w:val="0063004E"/>
    <w:rsid w:val="00631E0C"/>
    <w:rsid w:val="00632AE7"/>
    <w:rsid w:val="0063464D"/>
    <w:rsid w:val="0063634A"/>
    <w:rsid w:val="00636679"/>
    <w:rsid w:val="00641886"/>
    <w:rsid w:val="0064218C"/>
    <w:rsid w:val="006465F8"/>
    <w:rsid w:val="0064724E"/>
    <w:rsid w:val="006519DA"/>
    <w:rsid w:val="006521A8"/>
    <w:rsid w:val="00653052"/>
    <w:rsid w:val="006549AC"/>
    <w:rsid w:val="00654AA8"/>
    <w:rsid w:val="006600DB"/>
    <w:rsid w:val="006635AF"/>
    <w:rsid w:val="006669A6"/>
    <w:rsid w:val="00672D59"/>
    <w:rsid w:val="00675A79"/>
    <w:rsid w:val="00677D1A"/>
    <w:rsid w:val="0068081F"/>
    <w:rsid w:val="00680CC2"/>
    <w:rsid w:val="00684AC1"/>
    <w:rsid w:val="00685A06"/>
    <w:rsid w:val="00685BF7"/>
    <w:rsid w:val="00687629"/>
    <w:rsid w:val="006878F9"/>
    <w:rsid w:val="006903FA"/>
    <w:rsid w:val="00690505"/>
    <w:rsid w:val="0069188E"/>
    <w:rsid w:val="00692618"/>
    <w:rsid w:val="00692F72"/>
    <w:rsid w:val="00693B91"/>
    <w:rsid w:val="006952FE"/>
    <w:rsid w:val="00695356"/>
    <w:rsid w:val="00696451"/>
    <w:rsid w:val="0069723C"/>
    <w:rsid w:val="006A2407"/>
    <w:rsid w:val="006A3171"/>
    <w:rsid w:val="006A3D37"/>
    <w:rsid w:val="006A4C92"/>
    <w:rsid w:val="006A53C5"/>
    <w:rsid w:val="006A617A"/>
    <w:rsid w:val="006A6D6E"/>
    <w:rsid w:val="006A6F03"/>
    <w:rsid w:val="006B2C3A"/>
    <w:rsid w:val="006B44EC"/>
    <w:rsid w:val="006B4AC6"/>
    <w:rsid w:val="006B6348"/>
    <w:rsid w:val="006B6A09"/>
    <w:rsid w:val="006B7BEF"/>
    <w:rsid w:val="006C364E"/>
    <w:rsid w:val="006C3B04"/>
    <w:rsid w:val="006C554B"/>
    <w:rsid w:val="006C649E"/>
    <w:rsid w:val="006C75E6"/>
    <w:rsid w:val="006D143D"/>
    <w:rsid w:val="006D4B5D"/>
    <w:rsid w:val="006D614B"/>
    <w:rsid w:val="006E1B0D"/>
    <w:rsid w:val="006E1F33"/>
    <w:rsid w:val="006E243F"/>
    <w:rsid w:val="006E41C5"/>
    <w:rsid w:val="006E4D7D"/>
    <w:rsid w:val="006E52FA"/>
    <w:rsid w:val="006E5F40"/>
    <w:rsid w:val="006E7ADC"/>
    <w:rsid w:val="006F0DC0"/>
    <w:rsid w:val="006F11BE"/>
    <w:rsid w:val="006F25F0"/>
    <w:rsid w:val="006F27F0"/>
    <w:rsid w:val="006F2DEE"/>
    <w:rsid w:val="006F31B1"/>
    <w:rsid w:val="006F3944"/>
    <w:rsid w:val="006F5368"/>
    <w:rsid w:val="006F56FD"/>
    <w:rsid w:val="007001E7"/>
    <w:rsid w:val="0070134E"/>
    <w:rsid w:val="00701685"/>
    <w:rsid w:val="0070234A"/>
    <w:rsid w:val="00702768"/>
    <w:rsid w:val="00703041"/>
    <w:rsid w:val="007061E1"/>
    <w:rsid w:val="00706E8D"/>
    <w:rsid w:val="00707F4C"/>
    <w:rsid w:val="00710728"/>
    <w:rsid w:val="007114FC"/>
    <w:rsid w:val="00712F99"/>
    <w:rsid w:val="0071366B"/>
    <w:rsid w:val="00715E14"/>
    <w:rsid w:val="00715EA4"/>
    <w:rsid w:val="00716E93"/>
    <w:rsid w:val="007230AE"/>
    <w:rsid w:val="00724FC7"/>
    <w:rsid w:val="00726B09"/>
    <w:rsid w:val="0073072C"/>
    <w:rsid w:val="007320CB"/>
    <w:rsid w:val="00732254"/>
    <w:rsid w:val="0073445A"/>
    <w:rsid w:val="00735476"/>
    <w:rsid w:val="007366E0"/>
    <w:rsid w:val="00736E80"/>
    <w:rsid w:val="00740789"/>
    <w:rsid w:val="00740DFE"/>
    <w:rsid w:val="00741191"/>
    <w:rsid w:val="00741E72"/>
    <w:rsid w:val="00742304"/>
    <w:rsid w:val="00742571"/>
    <w:rsid w:val="0074385B"/>
    <w:rsid w:val="00744AE0"/>
    <w:rsid w:val="00744D77"/>
    <w:rsid w:val="0075077D"/>
    <w:rsid w:val="00750E0C"/>
    <w:rsid w:val="0075105B"/>
    <w:rsid w:val="0075391B"/>
    <w:rsid w:val="00753BE5"/>
    <w:rsid w:val="00753C37"/>
    <w:rsid w:val="00753E4F"/>
    <w:rsid w:val="00755A06"/>
    <w:rsid w:val="0075627B"/>
    <w:rsid w:val="00757DAF"/>
    <w:rsid w:val="00760C7F"/>
    <w:rsid w:val="00761F4C"/>
    <w:rsid w:val="0076614F"/>
    <w:rsid w:val="00770E6D"/>
    <w:rsid w:val="0077140D"/>
    <w:rsid w:val="00773D7E"/>
    <w:rsid w:val="00774782"/>
    <w:rsid w:val="00780B7B"/>
    <w:rsid w:val="00782C56"/>
    <w:rsid w:val="00782FA7"/>
    <w:rsid w:val="007906BD"/>
    <w:rsid w:val="00791E18"/>
    <w:rsid w:val="0079391F"/>
    <w:rsid w:val="00796025"/>
    <w:rsid w:val="007970D4"/>
    <w:rsid w:val="007A18EA"/>
    <w:rsid w:val="007A1A59"/>
    <w:rsid w:val="007A236E"/>
    <w:rsid w:val="007A372C"/>
    <w:rsid w:val="007A4E7C"/>
    <w:rsid w:val="007A5553"/>
    <w:rsid w:val="007A76AB"/>
    <w:rsid w:val="007A7B3E"/>
    <w:rsid w:val="007A7D53"/>
    <w:rsid w:val="007B1A87"/>
    <w:rsid w:val="007B4821"/>
    <w:rsid w:val="007B5B1A"/>
    <w:rsid w:val="007B7675"/>
    <w:rsid w:val="007C0B72"/>
    <w:rsid w:val="007C2D53"/>
    <w:rsid w:val="007C5657"/>
    <w:rsid w:val="007D06AE"/>
    <w:rsid w:val="007D1171"/>
    <w:rsid w:val="007D39B1"/>
    <w:rsid w:val="007D676B"/>
    <w:rsid w:val="007D78F5"/>
    <w:rsid w:val="007E087A"/>
    <w:rsid w:val="007E20F8"/>
    <w:rsid w:val="007E2201"/>
    <w:rsid w:val="007E2907"/>
    <w:rsid w:val="007E40E5"/>
    <w:rsid w:val="007E472E"/>
    <w:rsid w:val="007E4FAF"/>
    <w:rsid w:val="007E5B8A"/>
    <w:rsid w:val="007E6ABA"/>
    <w:rsid w:val="007F0D61"/>
    <w:rsid w:val="007F209D"/>
    <w:rsid w:val="007F3748"/>
    <w:rsid w:val="007F57E6"/>
    <w:rsid w:val="007F6551"/>
    <w:rsid w:val="00800A49"/>
    <w:rsid w:val="00802C10"/>
    <w:rsid w:val="008033B4"/>
    <w:rsid w:val="008034EE"/>
    <w:rsid w:val="00805DBC"/>
    <w:rsid w:val="008078EB"/>
    <w:rsid w:val="0081044B"/>
    <w:rsid w:val="00811CB0"/>
    <w:rsid w:val="00815A15"/>
    <w:rsid w:val="0082050C"/>
    <w:rsid w:val="00820A4C"/>
    <w:rsid w:val="0082164F"/>
    <w:rsid w:val="008218E4"/>
    <w:rsid w:val="00821ACA"/>
    <w:rsid w:val="00822CBD"/>
    <w:rsid w:val="00822E47"/>
    <w:rsid w:val="00823D18"/>
    <w:rsid w:val="008243A4"/>
    <w:rsid w:val="008243F6"/>
    <w:rsid w:val="00824C75"/>
    <w:rsid w:val="00825A9C"/>
    <w:rsid w:val="008262B4"/>
    <w:rsid w:val="00826F64"/>
    <w:rsid w:val="00831334"/>
    <w:rsid w:val="008332E4"/>
    <w:rsid w:val="00833E3D"/>
    <w:rsid w:val="008370DD"/>
    <w:rsid w:val="00837A0D"/>
    <w:rsid w:val="00840155"/>
    <w:rsid w:val="008464FC"/>
    <w:rsid w:val="008504EC"/>
    <w:rsid w:val="00852409"/>
    <w:rsid w:val="00852D83"/>
    <w:rsid w:val="00853903"/>
    <w:rsid w:val="00853C88"/>
    <w:rsid w:val="00853D17"/>
    <w:rsid w:val="00860356"/>
    <w:rsid w:val="00863C43"/>
    <w:rsid w:val="00864986"/>
    <w:rsid w:val="00867ACC"/>
    <w:rsid w:val="00871680"/>
    <w:rsid w:val="008716E7"/>
    <w:rsid w:val="0087341A"/>
    <w:rsid w:val="00873F99"/>
    <w:rsid w:val="00874D9C"/>
    <w:rsid w:val="0087617C"/>
    <w:rsid w:val="00881141"/>
    <w:rsid w:val="0088198A"/>
    <w:rsid w:val="0088382A"/>
    <w:rsid w:val="0088584E"/>
    <w:rsid w:val="00892100"/>
    <w:rsid w:val="0089472E"/>
    <w:rsid w:val="008964A9"/>
    <w:rsid w:val="00896E6B"/>
    <w:rsid w:val="008A08C2"/>
    <w:rsid w:val="008A2DB8"/>
    <w:rsid w:val="008A45D2"/>
    <w:rsid w:val="008A4FDB"/>
    <w:rsid w:val="008A630C"/>
    <w:rsid w:val="008A678E"/>
    <w:rsid w:val="008A6ADC"/>
    <w:rsid w:val="008B0584"/>
    <w:rsid w:val="008B1657"/>
    <w:rsid w:val="008B1C6A"/>
    <w:rsid w:val="008B2108"/>
    <w:rsid w:val="008B41C5"/>
    <w:rsid w:val="008B4BFC"/>
    <w:rsid w:val="008B564A"/>
    <w:rsid w:val="008B58B7"/>
    <w:rsid w:val="008B6213"/>
    <w:rsid w:val="008B63BE"/>
    <w:rsid w:val="008B7020"/>
    <w:rsid w:val="008B7509"/>
    <w:rsid w:val="008C0E6C"/>
    <w:rsid w:val="008C16B0"/>
    <w:rsid w:val="008C1896"/>
    <w:rsid w:val="008C4FBB"/>
    <w:rsid w:val="008C5ECF"/>
    <w:rsid w:val="008C778E"/>
    <w:rsid w:val="008D14BF"/>
    <w:rsid w:val="008D309B"/>
    <w:rsid w:val="008D3D95"/>
    <w:rsid w:val="008E2592"/>
    <w:rsid w:val="008E3CD6"/>
    <w:rsid w:val="008E5281"/>
    <w:rsid w:val="008F44A4"/>
    <w:rsid w:val="008F4EAC"/>
    <w:rsid w:val="008F5103"/>
    <w:rsid w:val="008F5B1A"/>
    <w:rsid w:val="008F5DB9"/>
    <w:rsid w:val="008F6251"/>
    <w:rsid w:val="009012AC"/>
    <w:rsid w:val="009049DF"/>
    <w:rsid w:val="00905733"/>
    <w:rsid w:val="00910A82"/>
    <w:rsid w:val="0091188E"/>
    <w:rsid w:val="00911E56"/>
    <w:rsid w:val="0091219A"/>
    <w:rsid w:val="0091224E"/>
    <w:rsid w:val="00913515"/>
    <w:rsid w:val="00914E48"/>
    <w:rsid w:val="00916967"/>
    <w:rsid w:val="00920E81"/>
    <w:rsid w:val="00920E8C"/>
    <w:rsid w:val="00921D7A"/>
    <w:rsid w:val="00922053"/>
    <w:rsid w:val="009231DF"/>
    <w:rsid w:val="009233D6"/>
    <w:rsid w:val="009244D4"/>
    <w:rsid w:val="00925F77"/>
    <w:rsid w:val="00931B48"/>
    <w:rsid w:val="0093255A"/>
    <w:rsid w:val="00934636"/>
    <w:rsid w:val="00935449"/>
    <w:rsid w:val="0093769A"/>
    <w:rsid w:val="00940D8A"/>
    <w:rsid w:val="00943229"/>
    <w:rsid w:val="009443E1"/>
    <w:rsid w:val="00945C15"/>
    <w:rsid w:val="009472C2"/>
    <w:rsid w:val="00950DDA"/>
    <w:rsid w:val="009515D5"/>
    <w:rsid w:val="009550EE"/>
    <w:rsid w:val="00955747"/>
    <w:rsid w:val="00961748"/>
    <w:rsid w:val="00962FDF"/>
    <w:rsid w:val="00963819"/>
    <w:rsid w:val="00963CF7"/>
    <w:rsid w:val="00963D54"/>
    <w:rsid w:val="00964DBF"/>
    <w:rsid w:val="00967321"/>
    <w:rsid w:val="00970702"/>
    <w:rsid w:val="009709DB"/>
    <w:rsid w:val="00972186"/>
    <w:rsid w:val="00973ADE"/>
    <w:rsid w:val="0097557D"/>
    <w:rsid w:val="00977984"/>
    <w:rsid w:val="0098795F"/>
    <w:rsid w:val="009903AB"/>
    <w:rsid w:val="0099226D"/>
    <w:rsid w:val="009922CD"/>
    <w:rsid w:val="009929CD"/>
    <w:rsid w:val="009931F9"/>
    <w:rsid w:val="009938D7"/>
    <w:rsid w:val="00994241"/>
    <w:rsid w:val="00995731"/>
    <w:rsid w:val="0099728D"/>
    <w:rsid w:val="00997526"/>
    <w:rsid w:val="009A07C2"/>
    <w:rsid w:val="009A0C09"/>
    <w:rsid w:val="009A1B2E"/>
    <w:rsid w:val="009A595C"/>
    <w:rsid w:val="009A782F"/>
    <w:rsid w:val="009B1380"/>
    <w:rsid w:val="009B16FF"/>
    <w:rsid w:val="009B2DE6"/>
    <w:rsid w:val="009B6A29"/>
    <w:rsid w:val="009B6A76"/>
    <w:rsid w:val="009B76C6"/>
    <w:rsid w:val="009C0BE8"/>
    <w:rsid w:val="009C20BE"/>
    <w:rsid w:val="009C4CF6"/>
    <w:rsid w:val="009C77F6"/>
    <w:rsid w:val="009D127D"/>
    <w:rsid w:val="009D142B"/>
    <w:rsid w:val="009D22E9"/>
    <w:rsid w:val="009D3DE2"/>
    <w:rsid w:val="009E10DE"/>
    <w:rsid w:val="009E2062"/>
    <w:rsid w:val="009E20DC"/>
    <w:rsid w:val="009E3A02"/>
    <w:rsid w:val="009E4293"/>
    <w:rsid w:val="009E4D69"/>
    <w:rsid w:val="009F0BB5"/>
    <w:rsid w:val="009F14FC"/>
    <w:rsid w:val="009F671B"/>
    <w:rsid w:val="00A00098"/>
    <w:rsid w:val="00A047DA"/>
    <w:rsid w:val="00A0584B"/>
    <w:rsid w:val="00A05A20"/>
    <w:rsid w:val="00A07AF8"/>
    <w:rsid w:val="00A10A59"/>
    <w:rsid w:val="00A115BB"/>
    <w:rsid w:val="00A17CE3"/>
    <w:rsid w:val="00A217E3"/>
    <w:rsid w:val="00A218E1"/>
    <w:rsid w:val="00A21A98"/>
    <w:rsid w:val="00A25726"/>
    <w:rsid w:val="00A27FF3"/>
    <w:rsid w:val="00A32955"/>
    <w:rsid w:val="00A3405A"/>
    <w:rsid w:val="00A34ECA"/>
    <w:rsid w:val="00A36F31"/>
    <w:rsid w:val="00A372EE"/>
    <w:rsid w:val="00A3733C"/>
    <w:rsid w:val="00A37B60"/>
    <w:rsid w:val="00A42A93"/>
    <w:rsid w:val="00A42DA7"/>
    <w:rsid w:val="00A448D3"/>
    <w:rsid w:val="00A45DE7"/>
    <w:rsid w:val="00A46A1E"/>
    <w:rsid w:val="00A478DF"/>
    <w:rsid w:val="00A52869"/>
    <w:rsid w:val="00A52E13"/>
    <w:rsid w:val="00A53A98"/>
    <w:rsid w:val="00A5508E"/>
    <w:rsid w:val="00A55C49"/>
    <w:rsid w:val="00A573DA"/>
    <w:rsid w:val="00A5745A"/>
    <w:rsid w:val="00A57CD1"/>
    <w:rsid w:val="00A60D5B"/>
    <w:rsid w:val="00A63181"/>
    <w:rsid w:val="00A6324B"/>
    <w:rsid w:val="00A633FC"/>
    <w:rsid w:val="00A635A3"/>
    <w:rsid w:val="00A67828"/>
    <w:rsid w:val="00A770C8"/>
    <w:rsid w:val="00A84F13"/>
    <w:rsid w:val="00A86258"/>
    <w:rsid w:val="00A9040D"/>
    <w:rsid w:val="00A90EE8"/>
    <w:rsid w:val="00A91702"/>
    <w:rsid w:val="00A925F8"/>
    <w:rsid w:val="00A93477"/>
    <w:rsid w:val="00A9383C"/>
    <w:rsid w:val="00A96A96"/>
    <w:rsid w:val="00A97A4E"/>
    <w:rsid w:val="00AA1F97"/>
    <w:rsid w:val="00AA34DB"/>
    <w:rsid w:val="00AA4670"/>
    <w:rsid w:val="00AA4FAD"/>
    <w:rsid w:val="00AA530F"/>
    <w:rsid w:val="00AB0470"/>
    <w:rsid w:val="00AB1549"/>
    <w:rsid w:val="00AB3186"/>
    <w:rsid w:val="00AB3248"/>
    <w:rsid w:val="00AB6BA6"/>
    <w:rsid w:val="00AB7C99"/>
    <w:rsid w:val="00AC01F9"/>
    <w:rsid w:val="00AC2DD1"/>
    <w:rsid w:val="00AC3F5D"/>
    <w:rsid w:val="00AC71F9"/>
    <w:rsid w:val="00AC7282"/>
    <w:rsid w:val="00AD0607"/>
    <w:rsid w:val="00AD20A6"/>
    <w:rsid w:val="00AD277B"/>
    <w:rsid w:val="00AD3772"/>
    <w:rsid w:val="00AD6523"/>
    <w:rsid w:val="00AD69E9"/>
    <w:rsid w:val="00AE09F2"/>
    <w:rsid w:val="00AE2366"/>
    <w:rsid w:val="00AE45C4"/>
    <w:rsid w:val="00AE596F"/>
    <w:rsid w:val="00AF3BC2"/>
    <w:rsid w:val="00AF3F27"/>
    <w:rsid w:val="00AF40A7"/>
    <w:rsid w:val="00AF43FA"/>
    <w:rsid w:val="00AF4862"/>
    <w:rsid w:val="00AF4DB6"/>
    <w:rsid w:val="00AF56DE"/>
    <w:rsid w:val="00AF5E42"/>
    <w:rsid w:val="00AF6559"/>
    <w:rsid w:val="00AF6A88"/>
    <w:rsid w:val="00B000FC"/>
    <w:rsid w:val="00B00E7E"/>
    <w:rsid w:val="00B018F5"/>
    <w:rsid w:val="00B01990"/>
    <w:rsid w:val="00B01C8D"/>
    <w:rsid w:val="00B026C0"/>
    <w:rsid w:val="00B03163"/>
    <w:rsid w:val="00B048C4"/>
    <w:rsid w:val="00B052B3"/>
    <w:rsid w:val="00B06547"/>
    <w:rsid w:val="00B107DE"/>
    <w:rsid w:val="00B1144E"/>
    <w:rsid w:val="00B132A3"/>
    <w:rsid w:val="00B1348C"/>
    <w:rsid w:val="00B20C4F"/>
    <w:rsid w:val="00B21CB4"/>
    <w:rsid w:val="00B22839"/>
    <w:rsid w:val="00B237B9"/>
    <w:rsid w:val="00B24BCA"/>
    <w:rsid w:val="00B31079"/>
    <w:rsid w:val="00B33B74"/>
    <w:rsid w:val="00B36C97"/>
    <w:rsid w:val="00B36F92"/>
    <w:rsid w:val="00B370B4"/>
    <w:rsid w:val="00B3754D"/>
    <w:rsid w:val="00B379DC"/>
    <w:rsid w:val="00B40DB8"/>
    <w:rsid w:val="00B41A16"/>
    <w:rsid w:val="00B45D59"/>
    <w:rsid w:val="00B472E4"/>
    <w:rsid w:val="00B4755A"/>
    <w:rsid w:val="00B509F2"/>
    <w:rsid w:val="00B50EDE"/>
    <w:rsid w:val="00B512D2"/>
    <w:rsid w:val="00B5232D"/>
    <w:rsid w:val="00B52FE2"/>
    <w:rsid w:val="00B53D79"/>
    <w:rsid w:val="00B54D78"/>
    <w:rsid w:val="00B55015"/>
    <w:rsid w:val="00B555E1"/>
    <w:rsid w:val="00B55B44"/>
    <w:rsid w:val="00B5616C"/>
    <w:rsid w:val="00B56C2E"/>
    <w:rsid w:val="00B579B7"/>
    <w:rsid w:val="00B60338"/>
    <w:rsid w:val="00B60404"/>
    <w:rsid w:val="00B63258"/>
    <w:rsid w:val="00B65413"/>
    <w:rsid w:val="00B7370A"/>
    <w:rsid w:val="00B76D8A"/>
    <w:rsid w:val="00B77048"/>
    <w:rsid w:val="00B80B21"/>
    <w:rsid w:val="00B85BAC"/>
    <w:rsid w:val="00B8754B"/>
    <w:rsid w:val="00B900F4"/>
    <w:rsid w:val="00B907A4"/>
    <w:rsid w:val="00B9327C"/>
    <w:rsid w:val="00B939B6"/>
    <w:rsid w:val="00B95459"/>
    <w:rsid w:val="00B9579C"/>
    <w:rsid w:val="00B96152"/>
    <w:rsid w:val="00B966FA"/>
    <w:rsid w:val="00BA1190"/>
    <w:rsid w:val="00BA290F"/>
    <w:rsid w:val="00BA3589"/>
    <w:rsid w:val="00BA361D"/>
    <w:rsid w:val="00BA37EF"/>
    <w:rsid w:val="00BA5FFC"/>
    <w:rsid w:val="00BA7716"/>
    <w:rsid w:val="00BB01F7"/>
    <w:rsid w:val="00BB0C85"/>
    <w:rsid w:val="00BB1ED9"/>
    <w:rsid w:val="00BB2C53"/>
    <w:rsid w:val="00BB5909"/>
    <w:rsid w:val="00BB6202"/>
    <w:rsid w:val="00BB6AD7"/>
    <w:rsid w:val="00BB7604"/>
    <w:rsid w:val="00BC14A2"/>
    <w:rsid w:val="00BC642E"/>
    <w:rsid w:val="00BD12F1"/>
    <w:rsid w:val="00BD192E"/>
    <w:rsid w:val="00BD3E29"/>
    <w:rsid w:val="00BD55C6"/>
    <w:rsid w:val="00BD651F"/>
    <w:rsid w:val="00BD65E6"/>
    <w:rsid w:val="00BD7238"/>
    <w:rsid w:val="00BE0FD9"/>
    <w:rsid w:val="00BE281B"/>
    <w:rsid w:val="00BE38A8"/>
    <w:rsid w:val="00BE45AD"/>
    <w:rsid w:val="00BE47E9"/>
    <w:rsid w:val="00BE4EC9"/>
    <w:rsid w:val="00BE5325"/>
    <w:rsid w:val="00BE5773"/>
    <w:rsid w:val="00BF198B"/>
    <w:rsid w:val="00BF301E"/>
    <w:rsid w:val="00BF3C62"/>
    <w:rsid w:val="00BF3C9C"/>
    <w:rsid w:val="00BF45E5"/>
    <w:rsid w:val="00BF523C"/>
    <w:rsid w:val="00BF5687"/>
    <w:rsid w:val="00C0127E"/>
    <w:rsid w:val="00C03CAA"/>
    <w:rsid w:val="00C06906"/>
    <w:rsid w:val="00C10139"/>
    <w:rsid w:val="00C10801"/>
    <w:rsid w:val="00C10E88"/>
    <w:rsid w:val="00C10E8E"/>
    <w:rsid w:val="00C1111C"/>
    <w:rsid w:val="00C11D3B"/>
    <w:rsid w:val="00C14B25"/>
    <w:rsid w:val="00C16D4C"/>
    <w:rsid w:val="00C16FF3"/>
    <w:rsid w:val="00C17810"/>
    <w:rsid w:val="00C22335"/>
    <w:rsid w:val="00C22A16"/>
    <w:rsid w:val="00C2477E"/>
    <w:rsid w:val="00C254A1"/>
    <w:rsid w:val="00C26BEF"/>
    <w:rsid w:val="00C27227"/>
    <w:rsid w:val="00C27CBF"/>
    <w:rsid w:val="00C304D9"/>
    <w:rsid w:val="00C33884"/>
    <w:rsid w:val="00C33DD2"/>
    <w:rsid w:val="00C33F82"/>
    <w:rsid w:val="00C41977"/>
    <w:rsid w:val="00C42E29"/>
    <w:rsid w:val="00C4331B"/>
    <w:rsid w:val="00C4345C"/>
    <w:rsid w:val="00C50078"/>
    <w:rsid w:val="00C50F14"/>
    <w:rsid w:val="00C538C3"/>
    <w:rsid w:val="00C54783"/>
    <w:rsid w:val="00C54A05"/>
    <w:rsid w:val="00C54B9B"/>
    <w:rsid w:val="00C55BDD"/>
    <w:rsid w:val="00C57B02"/>
    <w:rsid w:val="00C63D68"/>
    <w:rsid w:val="00C65103"/>
    <w:rsid w:val="00C66142"/>
    <w:rsid w:val="00C6729C"/>
    <w:rsid w:val="00C728B4"/>
    <w:rsid w:val="00C72EF6"/>
    <w:rsid w:val="00C74066"/>
    <w:rsid w:val="00C742E0"/>
    <w:rsid w:val="00C74D6A"/>
    <w:rsid w:val="00C77A59"/>
    <w:rsid w:val="00C8134B"/>
    <w:rsid w:val="00C81AB8"/>
    <w:rsid w:val="00C82825"/>
    <w:rsid w:val="00C83E6B"/>
    <w:rsid w:val="00C84DAE"/>
    <w:rsid w:val="00C868C5"/>
    <w:rsid w:val="00C90921"/>
    <w:rsid w:val="00C90EFB"/>
    <w:rsid w:val="00C91E90"/>
    <w:rsid w:val="00C95D61"/>
    <w:rsid w:val="00C971A0"/>
    <w:rsid w:val="00CA00D9"/>
    <w:rsid w:val="00CA1A99"/>
    <w:rsid w:val="00CA28C3"/>
    <w:rsid w:val="00CA4ACB"/>
    <w:rsid w:val="00CB0924"/>
    <w:rsid w:val="00CB4836"/>
    <w:rsid w:val="00CB7728"/>
    <w:rsid w:val="00CB7F4D"/>
    <w:rsid w:val="00CC06CD"/>
    <w:rsid w:val="00CC07C5"/>
    <w:rsid w:val="00CC1C3E"/>
    <w:rsid w:val="00CC26B8"/>
    <w:rsid w:val="00CC4B60"/>
    <w:rsid w:val="00CC7888"/>
    <w:rsid w:val="00CD12AC"/>
    <w:rsid w:val="00CD1B5B"/>
    <w:rsid w:val="00CD3053"/>
    <w:rsid w:val="00CD3ED3"/>
    <w:rsid w:val="00CD48D2"/>
    <w:rsid w:val="00CD7652"/>
    <w:rsid w:val="00CE04E9"/>
    <w:rsid w:val="00CE2199"/>
    <w:rsid w:val="00CE2B96"/>
    <w:rsid w:val="00CF0B4F"/>
    <w:rsid w:val="00CF1B37"/>
    <w:rsid w:val="00CF3EA8"/>
    <w:rsid w:val="00CF4527"/>
    <w:rsid w:val="00CF6DA5"/>
    <w:rsid w:val="00D0152A"/>
    <w:rsid w:val="00D01EF5"/>
    <w:rsid w:val="00D027CE"/>
    <w:rsid w:val="00D05D0F"/>
    <w:rsid w:val="00D10529"/>
    <w:rsid w:val="00D118E2"/>
    <w:rsid w:val="00D11A5C"/>
    <w:rsid w:val="00D122CD"/>
    <w:rsid w:val="00D12E20"/>
    <w:rsid w:val="00D13C70"/>
    <w:rsid w:val="00D14D84"/>
    <w:rsid w:val="00D17C07"/>
    <w:rsid w:val="00D17F0D"/>
    <w:rsid w:val="00D20156"/>
    <w:rsid w:val="00D20620"/>
    <w:rsid w:val="00D22373"/>
    <w:rsid w:val="00D2284A"/>
    <w:rsid w:val="00D22BE4"/>
    <w:rsid w:val="00D22BFF"/>
    <w:rsid w:val="00D2312E"/>
    <w:rsid w:val="00D23B99"/>
    <w:rsid w:val="00D23CCF"/>
    <w:rsid w:val="00D30397"/>
    <w:rsid w:val="00D3139F"/>
    <w:rsid w:val="00D3283E"/>
    <w:rsid w:val="00D33609"/>
    <w:rsid w:val="00D34F85"/>
    <w:rsid w:val="00D35379"/>
    <w:rsid w:val="00D35F8B"/>
    <w:rsid w:val="00D3614A"/>
    <w:rsid w:val="00D3615E"/>
    <w:rsid w:val="00D363D7"/>
    <w:rsid w:val="00D37715"/>
    <w:rsid w:val="00D40684"/>
    <w:rsid w:val="00D41A50"/>
    <w:rsid w:val="00D42B37"/>
    <w:rsid w:val="00D450BE"/>
    <w:rsid w:val="00D453D2"/>
    <w:rsid w:val="00D45F10"/>
    <w:rsid w:val="00D46500"/>
    <w:rsid w:val="00D46E4C"/>
    <w:rsid w:val="00D507D7"/>
    <w:rsid w:val="00D535D6"/>
    <w:rsid w:val="00D606CE"/>
    <w:rsid w:val="00D619CC"/>
    <w:rsid w:val="00D61E49"/>
    <w:rsid w:val="00D63416"/>
    <w:rsid w:val="00D63938"/>
    <w:rsid w:val="00D65A57"/>
    <w:rsid w:val="00D65ECA"/>
    <w:rsid w:val="00D706C6"/>
    <w:rsid w:val="00D7178B"/>
    <w:rsid w:val="00D76306"/>
    <w:rsid w:val="00D76F8E"/>
    <w:rsid w:val="00D770F2"/>
    <w:rsid w:val="00D77A09"/>
    <w:rsid w:val="00D77B99"/>
    <w:rsid w:val="00D77CF7"/>
    <w:rsid w:val="00D8012A"/>
    <w:rsid w:val="00D80205"/>
    <w:rsid w:val="00D807C4"/>
    <w:rsid w:val="00D841F2"/>
    <w:rsid w:val="00D86197"/>
    <w:rsid w:val="00D90841"/>
    <w:rsid w:val="00D9210C"/>
    <w:rsid w:val="00D95215"/>
    <w:rsid w:val="00D96A06"/>
    <w:rsid w:val="00D97925"/>
    <w:rsid w:val="00DA0EF4"/>
    <w:rsid w:val="00DA0F23"/>
    <w:rsid w:val="00DA2DF2"/>
    <w:rsid w:val="00DA39F1"/>
    <w:rsid w:val="00DA4D98"/>
    <w:rsid w:val="00DA5BFE"/>
    <w:rsid w:val="00DA5CDF"/>
    <w:rsid w:val="00DA5DAC"/>
    <w:rsid w:val="00DA5E36"/>
    <w:rsid w:val="00DA6431"/>
    <w:rsid w:val="00DB010D"/>
    <w:rsid w:val="00DB0A46"/>
    <w:rsid w:val="00DB1542"/>
    <w:rsid w:val="00DB1888"/>
    <w:rsid w:val="00DB1950"/>
    <w:rsid w:val="00DB2FAD"/>
    <w:rsid w:val="00DB3EE2"/>
    <w:rsid w:val="00DB609C"/>
    <w:rsid w:val="00DB66DF"/>
    <w:rsid w:val="00DB6D24"/>
    <w:rsid w:val="00DB77B3"/>
    <w:rsid w:val="00DC1195"/>
    <w:rsid w:val="00DC1789"/>
    <w:rsid w:val="00DC1DE0"/>
    <w:rsid w:val="00DC29E5"/>
    <w:rsid w:val="00DC2E0C"/>
    <w:rsid w:val="00DC43EA"/>
    <w:rsid w:val="00DC79A8"/>
    <w:rsid w:val="00DD1AE8"/>
    <w:rsid w:val="00DD24F1"/>
    <w:rsid w:val="00DD2FD2"/>
    <w:rsid w:val="00DD5486"/>
    <w:rsid w:val="00DD5AAC"/>
    <w:rsid w:val="00DD7467"/>
    <w:rsid w:val="00DD7E14"/>
    <w:rsid w:val="00DE1B0B"/>
    <w:rsid w:val="00DE2FCA"/>
    <w:rsid w:val="00DE3B77"/>
    <w:rsid w:val="00DE445E"/>
    <w:rsid w:val="00DE5251"/>
    <w:rsid w:val="00DE6022"/>
    <w:rsid w:val="00DE722B"/>
    <w:rsid w:val="00DE72F4"/>
    <w:rsid w:val="00DF18A2"/>
    <w:rsid w:val="00DF2776"/>
    <w:rsid w:val="00DF27BA"/>
    <w:rsid w:val="00DF28C2"/>
    <w:rsid w:val="00DF3231"/>
    <w:rsid w:val="00DF3C04"/>
    <w:rsid w:val="00DF426D"/>
    <w:rsid w:val="00DF4976"/>
    <w:rsid w:val="00DF50C7"/>
    <w:rsid w:val="00DF61BB"/>
    <w:rsid w:val="00DF6393"/>
    <w:rsid w:val="00DF63C1"/>
    <w:rsid w:val="00DF6F8C"/>
    <w:rsid w:val="00DF7568"/>
    <w:rsid w:val="00E004A5"/>
    <w:rsid w:val="00E023D0"/>
    <w:rsid w:val="00E02F4E"/>
    <w:rsid w:val="00E040B7"/>
    <w:rsid w:val="00E056A6"/>
    <w:rsid w:val="00E058E0"/>
    <w:rsid w:val="00E067D2"/>
    <w:rsid w:val="00E10BD4"/>
    <w:rsid w:val="00E11959"/>
    <w:rsid w:val="00E12051"/>
    <w:rsid w:val="00E14D06"/>
    <w:rsid w:val="00E202F3"/>
    <w:rsid w:val="00E204F6"/>
    <w:rsid w:val="00E221BC"/>
    <w:rsid w:val="00E244B5"/>
    <w:rsid w:val="00E25BCE"/>
    <w:rsid w:val="00E273D7"/>
    <w:rsid w:val="00E31995"/>
    <w:rsid w:val="00E33869"/>
    <w:rsid w:val="00E33BF8"/>
    <w:rsid w:val="00E40643"/>
    <w:rsid w:val="00E41012"/>
    <w:rsid w:val="00E42506"/>
    <w:rsid w:val="00E42BD8"/>
    <w:rsid w:val="00E433CA"/>
    <w:rsid w:val="00E444C4"/>
    <w:rsid w:val="00E457B4"/>
    <w:rsid w:val="00E46A8A"/>
    <w:rsid w:val="00E50371"/>
    <w:rsid w:val="00E54E73"/>
    <w:rsid w:val="00E558F8"/>
    <w:rsid w:val="00E56107"/>
    <w:rsid w:val="00E60E21"/>
    <w:rsid w:val="00E62F9D"/>
    <w:rsid w:val="00E64842"/>
    <w:rsid w:val="00E64AF0"/>
    <w:rsid w:val="00E666A5"/>
    <w:rsid w:val="00E67144"/>
    <w:rsid w:val="00E717F4"/>
    <w:rsid w:val="00E71DA9"/>
    <w:rsid w:val="00E7334B"/>
    <w:rsid w:val="00E80134"/>
    <w:rsid w:val="00E8282C"/>
    <w:rsid w:val="00E8361F"/>
    <w:rsid w:val="00E838CC"/>
    <w:rsid w:val="00E83C36"/>
    <w:rsid w:val="00E84985"/>
    <w:rsid w:val="00E875D2"/>
    <w:rsid w:val="00E87E88"/>
    <w:rsid w:val="00E901A8"/>
    <w:rsid w:val="00E90A0E"/>
    <w:rsid w:val="00E90C7E"/>
    <w:rsid w:val="00E9187B"/>
    <w:rsid w:val="00E97C97"/>
    <w:rsid w:val="00EA1295"/>
    <w:rsid w:val="00EA23D0"/>
    <w:rsid w:val="00EA40DD"/>
    <w:rsid w:val="00EA4AC4"/>
    <w:rsid w:val="00EA4E48"/>
    <w:rsid w:val="00EA61E3"/>
    <w:rsid w:val="00EA6277"/>
    <w:rsid w:val="00EA66A7"/>
    <w:rsid w:val="00EA6E32"/>
    <w:rsid w:val="00EA7B2D"/>
    <w:rsid w:val="00EB0079"/>
    <w:rsid w:val="00EB0E25"/>
    <w:rsid w:val="00EB1F46"/>
    <w:rsid w:val="00EB34FD"/>
    <w:rsid w:val="00EB3C09"/>
    <w:rsid w:val="00EB524C"/>
    <w:rsid w:val="00EB69DC"/>
    <w:rsid w:val="00EB7A17"/>
    <w:rsid w:val="00EC00B2"/>
    <w:rsid w:val="00EC40EC"/>
    <w:rsid w:val="00EC42E2"/>
    <w:rsid w:val="00EC5521"/>
    <w:rsid w:val="00EC5817"/>
    <w:rsid w:val="00EC6801"/>
    <w:rsid w:val="00EC7688"/>
    <w:rsid w:val="00EC7A62"/>
    <w:rsid w:val="00ED0D6E"/>
    <w:rsid w:val="00ED29DF"/>
    <w:rsid w:val="00ED2E82"/>
    <w:rsid w:val="00EE10C3"/>
    <w:rsid w:val="00EF2EC8"/>
    <w:rsid w:val="00EF3C37"/>
    <w:rsid w:val="00EF44B3"/>
    <w:rsid w:val="00EF4FC2"/>
    <w:rsid w:val="00EF505D"/>
    <w:rsid w:val="00EF62E1"/>
    <w:rsid w:val="00EF6805"/>
    <w:rsid w:val="00EF7F2A"/>
    <w:rsid w:val="00F021C2"/>
    <w:rsid w:val="00F036AB"/>
    <w:rsid w:val="00F03B62"/>
    <w:rsid w:val="00F04C42"/>
    <w:rsid w:val="00F06B9C"/>
    <w:rsid w:val="00F06FAC"/>
    <w:rsid w:val="00F10E1F"/>
    <w:rsid w:val="00F11707"/>
    <w:rsid w:val="00F11B4A"/>
    <w:rsid w:val="00F16106"/>
    <w:rsid w:val="00F1626F"/>
    <w:rsid w:val="00F170A1"/>
    <w:rsid w:val="00F17CE0"/>
    <w:rsid w:val="00F201B2"/>
    <w:rsid w:val="00F2156D"/>
    <w:rsid w:val="00F24E01"/>
    <w:rsid w:val="00F257C2"/>
    <w:rsid w:val="00F26B72"/>
    <w:rsid w:val="00F32249"/>
    <w:rsid w:val="00F32F9C"/>
    <w:rsid w:val="00F34F54"/>
    <w:rsid w:val="00F35DB6"/>
    <w:rsid w:val="00F35DF8"/>
    <w:rsid w:val="00F4008E"/>
    <w:rsid w:val="00F4021C"/>
    <w:rsid w:val="00F4158B"/>
    <w:rsid w:val="00F421C1"/>
    <w:rsid w:val="00F43718"/>
    <w:rsid w:val="00F43F47"/>
    <w:rsid w:val="00F4525A"/>
    <w:rsid w:val="00F45357"/>
    <w:rsid w:val="00F463B1"/>
    <w:rsid w:val="00F46B4A"/>
    <w:rsid w:val="00F504FB"/>
    <w:rsid w:val="00F5081F"/>
    <w:rsid w:val="00F50BDF"/>
    <w:rsid w:val="00F51CB6"/>
    <w:rsid w:val="00F52A14"/>
    <w:rsid w:val="00F53CB2"/>
    <w:rsid w:val="00F56DCF"/>
    <w:rsid w:val="00F60122"/>
    <w:rsid w:val="00F615EC"/>
    <w:rsid w:val="00F6162F"/>
    <w:rsid w:val="00F62148"/>
    <w:rsid w:val="00F63B44"/>
    <w:rsid w:val="00F67616"/>
    <w:rsid w:val="00F70FC7"/>
    <w:rsid w:val="00F71D3D"/>
    <w:rsid w:val="00F76B6A"/>
    <w:rsid w:val="00F82C93"/>
    <w:rsid w:val="00F84011"/>
    <w:rsid w:val="00F94FCA"/>
    <w:rsid w:val="00FA0195"/>
    <w:rsid w:val="00FA0CCC"/>
    <w:rsid w:val="00FA0EE4"/>
    <w:rsid w:val="00FA1D89"/>
    <w:rsid w:val="00FA30AC"/>
    <w:rsid w:val="00FA4D57"/>
    <w:rsid w:val="00FA6962"/>
    <w:rsid w:val="00FB14C4"/>
    <w:rsid w:val="00FB2C08"/>
    <w:rsid w:val="00FB2C67"/>
    <w:rsid w:val="00FB2C75"/>
    <w:rsid w:val="00FB3BDF"/>
    <w:rsid w:val="00FB3C6B"/>
    <w:rsid w:val="00FB7F15"/>
    <w:rsid w:val="00FC0F04"/>
    <w:rsid w:val="00FC30FC"/>
    <w:rsid w:val="00FC31AF"/>
    <w:rsid w:val="00FC5E0F"/>
    <w:rsid w:val="00FC7C5A"/>
    <w:rsid w:val="00FD109F"/>
    <w:rsid w:val="00FD1BBA"/>
    <w:rsid w:val="00FD1E76"/>
    <w:rsid w:val="00FD37B5"/>
    <w:rsid w:val="00FE0673"/>
    <w:rsid w:val="00FE0B23"/>
    <w:rsid w:val="00FE260B"/>
    <w:rsid w:val="00FE2F79"/>
    <w:rsid w:val="00FE67F1"/>
    <w:rsid w:val="00FE7056"/>
    <w:rsid w:val="00FE7818"/>
    <w:rsid w:val="00FF1AD7"/>
    <w:rsid w:val="00FF33F1"/>
    <w:rsid w:val="00FF5873"/>
    <w:rsid w:val="00FF5947"/>
    <w:rsid w:val="00FF5D1F"/>
    <w:rsid w:val="00FF6A32"/>
    <w:rsid w:val="00FF77D6"/>
    <w:rsid w:val="00FF794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CDA20C5"/>
  <w15:docId w15:val="{072FAA46-5626-442C-95D1-58CC28863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F43FA"/>
    <w:pPr>
      <w:spacing w:after="120"/>
    </w:pPr>
  </w:style>
  <w:style w:type="paragraph" w:styleId="Heading1">
    <w:name w:val="heading 1"/>
    <w:basedOn w:val="Normal"/>
    <w:next w:val="Normal"/>
    <w:link w:val="Heading1Char"/>
    <w:qFormat/>
    <w:rsid w:val="00483DC6"/>
    <w:pPr>
      <w:keepNext/>
      <w:pageBreakBefore/>
      <w:numPr>
        <w:numId w:val="2"/>
      </w:numPr>
      <w:tabs>
        <w:tab w:val="left" w:pos="0"/>
        <w:tab w:val="left" w:pos="567"/>
      </w:tabs>
      <w:spacing w:after="240"/>
      <w:outlineLvl w:val="0"/>
    </w:pPr>
    <w:rPr>
      <w:rFonts w:cs="Arial"/>
      <w:b/>
      <w:bCs/>
      <w:color w:val="404040" w:themeColor="text1" w:themeTint="BF"/>
      <w:kern w:val="32"/>
      <w:sz w:val="32"/>
      <w:szCs w:val="32"/>
    </w:rPr>
  </w:style>
  <w:style w:type="paragraph" w:styleId="Heading2">
    <w:name w:val="heading 2"/>
    <w:basedOn w:val="Normal"/>
    <w:next w:val="Normal"/>
    <w:link w:val="Heading2Char"/>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link w:val="Heading3Char"/>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qFormat/>
    <w:rsid w:val="00374AF9"/>
    <w:pPr>
      <w:keepNext/>
      <w:keepLines/>
      <w:numPr>
        <w:ilvl w:val="3"/>
        <w:numId w:val="2"/>
      </w:numPr>
      <w:spacing w:before="240" w:after="0"/>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qFormat/>
    <w:rsid w:val="00236273"/>
    <w:pPr>
      <w:keepNext/>
      <w:keepLines/>
      <w:numPr>
        <w:ilvl w:val="4"/>
        <w:numId w:val="2"/>
      </w:numPr>
      <w:spacing w:before="240" w:after="0"/>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qFormat/>
    <w:rsid w:val="00236273"/>
    <w:pPr>
      <w:keepNext/>
      <w:keepLines/>
      <w:numPr>
        <w:ilvl w:val="5"/>
        <w:numId w:val="2"/>
      </w:numPr>
      <w:spacing w:before="240" w:after="0"/>
      <w:outlineLvl w:val="5"/>
    </w:pPr>
    <w:rPr>
      <w:rFonts w:eastAsiaTheme="majorEastAsia" w:cstheme="majorBidi"/>
      <w:color w:val="7F7F7F" w:themeColor="text1" w:themeTint="80"/>
    </w:rPr>
  </w:style>
  <w:style w:type="paragraph" w:styleId="Heading7">
    <w:name w:val="heading 7"/>
    <w:basedOn w:val="Normal"/>
    <w:next w:val="Normal"/>
    <w:link w:val="Heading7Char"/>
    <w:uiPriority w:val="99"/>
    <w:semiHidden/>
    <w:unhideWhenUsed/>
    <w:qFormat/>
    <w:rsid w:val="00236273"/>
    <w:pPr>
      <w:keepNext/>
      <w:keepLines/>
      <w:numPr>
        <w:ilvl w:val="6"/>
        <w:numId w:val="2"/>
      </w:numPr>
      <w:spacing w:before="240" w:after="0"/>
      <w:outlineLvl w:val="6"/>
    </w:pPr>
    <w:rPr>
      <w:rFonts w:eastAsiaTheme="majorEastAsia" w:cstheme="majorBidi"/>
      <w:color w:val="7F7F7F" w:themeColor="text1" w:themeTint="80"/>
    </w:rPr>
  </w:style>
  <w:style w:type="paragraph" w:styleId="Heading8">
    <w:name w:val="heading 8"/>
    <w:basedOn w:val="Normal"/>
    <w:next w:val="Normal"/>
    <w:link w:val="Heading8Char"/>
    <w:uiPriority w:val="99"/>
    <w:semiHidden/>
    <w:unhideWhenUsed/>
    <w:qFormat/>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uiPriority w:val="99"/>
    <w:semiHidden/>
    <w:unhideWhenUsed/>
    <w:qFormat/>
    <w:rsid w:val="00236273"/>
    <w:pPr>
      <w:keepNext/>
      <w:keepLines/>
      <w:numPr>
        <w:ilvl w:val="8"/>
        <w:numId w:val="2"/>
      </w:numPr>
      <w:spacing w:before="240" w:after="0"/>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link w:val="CaptionChar"/>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aliases w:val="HRT Table Style"/>
    <w:basedOn w:val="TableNormal"/>
    <w:qFormat/>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uiPriority w:val="39"/>
    <w:rsid w:val="0021001B"/>
    <w:pPr>
      <w:pBdr>
        <w:between w:val="double" w:sz="6" w:space="0" w:color="auto"/>
      </w:pBdr>
      <w:spacing w:after="0"/>
      <w:ind w:left="400"/>
    </w:pPr>
    <w:rPr>
      <w:sz w:val="18"/>
      <w:szCs w:val="20"/>
    </w:rPr>
  </w:style>
  <w:style w:type="paragraph" w:styleId="TOC5">
    <w:name w:val="toc 5"/>
    <w:basedOn w:val="Normal"/>
    <w:next w:val="Normal"/>
    <w:autoRedefine/>
    <w:uiPriority w:val="39"/>
    <w:rsid w:val="0021001B"/>
    <w:pPr>
      <w:pBdr>
        <w:between w:val="double" w:sz="6" w:space="0" w:color="auto"/>
      </w:pBdr>
      <w:spacing w:after="0"/>
      <w:ind w:left="600"/>
    </w:pPr>
    <w:rPr>
      <w:sz w:val="18"/>
      <w:szCs w:val="20"/>
    </w:rPr>
  </w:style>
  <w:style w:type="paragraph" w:styleId="TOC6">
    <w:name w:val="toc 6"/>
    <w:basedOn w:val="Normal"/>
    <w:next w:val="Normal"/>
    <w:autoRedefine/>
    <w:uiPriority w:val="39"/>
    <w:rsid w:val="0021001B"/>
    <w:pPr>
      <w:pBdr>
        <w:between w:val="double" w:sz="6" w:space="0" w:color="auto"/>
      </w:pBdr>
      <w:spacing w:after="0"/>
      <w:ind w:left="800"/>
    </w:pPr>
    <w:rPr>
      <w:szCs w:val="20"/>
    </w:rPr>
  </w:style>
  <w:style w:type="paragraph" w:styleId="TOC7">
    <w:name w:val="toc 7"/>
    <w:basedOn w:val="Normal"/>
    <w:next w:val="Normal"/>
    <w:autoRedefine/>
    <w:uiPriority w:val="39"/>
    <w:rsid w:val="0021001B"/>
    <w:pPr>
      <w:pBdr>
        <w:between w:val="double" w:sz="6" w:space="0" w:color="auto"/>
      </w:pBdr>
      <w:spacing w:after="0"/>
      <w:ind w:left="1000"/>
    </w:pPr>
    <w:rPr>
      <w:szCs w:val="20"/>
    </w:rPr>
  </w:style>
  <w:style w:type="paragraph" w:styleId="TOC8">
    <w:name w:val="toc 8"/>
    <w:basedOn w:val="Normal"/>
    <w:next w:val="Normal"/>
    <w:autoRedefine/>
    <w:uiPriority w:val="39"/>
    <w:rsid w:val="0021001B"/>
    <w:pPr>
      <w:pBdr>
        <w:between w:val="double" w:sz="6" w:space="0" w:color="auto"/>
      </w:pBdr>
      <w:spacing w:after="0"/>
      <w:ind w:left="1200"/>
    </w:pPr>
    <w:rPr>
      <w:szCs w:val="20"/>
    </w:rPr>
  </w:style>
  <w:style w:type="paragraph" w:styleId="TOC9">
    <w:name w:val="toc 9"/>
    <w:basedOn w:val="Normal"/>
    <w:next w:val="Normal"/>
    <w:autoRedefine/>
    <w:uiPriority w:val="39"/>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eastAsiaTheme="majorEastAsia" w:cstheme="majorBidi"/>
      <w:iCs/>
      <w:color w:val="595959" w:themeColor="text1" w:themeTint="A6"/>
    </w:rPr>
  </w:style>
  <w:style w:type="character" w:customStyle="1" w:styleId="Heading5Char">
    <w:name w:val="Heading 5 Char"/>
    <w:basedOn w:val="DefaultParagraphFont"/>
    <w:link w:val="Heading5"/>
    <w:rsid w:val="00236273"/>
    <w:rPr>
      <w:rFonts w:eastAsiaTheme="majorEastAsia" w:cstheme="majorBidi"/>
      <w:color w:val="595959" w:themeColor="text1" w:themeTint="A6"/>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eastAsiaTheme="majorEastAsia" w:cstheme="majorBidi"/>
      <w:color w:val="7F7F7F" w:themeColor="text1" w:themeTint="80"/>
    </w:rPr>
  </w:style>
  <w:style w:type="character" w:customStyle="1" w:styleId="Heading7Char">
    <w:name w:val="Heading 7 Char"/>
    <w:basedOn w:val="DefaultParagraphFont"/>
    <w:link w:val="Heading7"/>
    <w:semiHidden/>
    <w:rsid w:val="00236273"/>
    <w:rPr>
      <w:rFonts w:eastAsiaTheme="majorEastAsia" w:cstheme="majorBidi"/>
      <w:color w:val="7F7F7F" w:themeColor="text1" w:themeTint="80"/>
    </w:rPr>
  </w:style>
  <w:style w:type="character" w:customStyle="1" w:styleId="Heading8Char">
    <w:name w:val="Heading 8 Char"/>
    <w:basedOn w:val="DefaultParagraphFont"/>
    <w:link w:val="Heading8"/>
    <w:semiHidden/>
    <w:rsid w:val="00236273"/>
    <w:rPr>
      <w:rFonts w:eastAsiaTheme="majorEastAsia" w:cstheme="majorBidi"/>
      <w:color w:val="7F7F7F" w:themeColor="text1" w:themeTint="80"/>
      <w:szCs w:val="21"/>
    </w:rPr>
  </w:style>
  <w:style w:type="character" w:customStyle="1" w:styleId="Heading9Char">
    <w:name w:val="Heading 9 Char"/>
    <w:basedOn w:val="DefaultParagraphFont"/>
    <w:link w:val="Heading9"/>
    <w:semiHidden/>
    <w:rsid w:val="00236273"/>
    <w:rPr>
      <w:rFonts w:eastAsiaTheme="majorEastAsia" w:cstheme="majorBidi"/>
      <w:color w:val="7F7F7F" w:themeColor="text1" w:themeTint="8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customStyle="1" w:styleId="PlainTable11">
    <w:name w:val="Plain Table 1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paragraph" w:customStyle="1" w:styleId="scroll-code">
    <w:name w:val="scroll-code"/>
    <w:basedOn w:val="Normal"/>
  </w:style>
  <w:style w:type="paragraph" w:customStyle="1" w:styleId="scroll-codecontentcontent">
    <w:name w:val="scroll-code_content_content"/>
    <w:basedOn w:val="Normal"/>
  </w:style>
  <w:style w:type="paragraph" w:customStyle="1" w:styleId="scroll-codecontentdivline">
    <w:name w:val="scroll-code_content_div_line"/>
    <w:basedOn w:val="Normal"/>
    <w:pPr>
      <w:keepNext/>
      <w:pBdr>
        <w:left w:val="none" w:sz="0" w:space="12" w:color="auto"/>
      </w:pBdr>
    </w:pPr>
  </w:style>
  <w:style w:type="character" w:customStyle="1" w:styleId="scroll-codedefaultnewcontentplain">
    <w:name w:val="scroll-code_defaultnew_content_plain"/>
    <w:basedOn w:val="DefaultParagraphFont"/>
    <w:rPr>
      <w:color w:val="000000"/>
    </w:rPr>
  </w:style>
  <w:style w:type="character" w:customStyle="1" w:styleId="scroll-codedefaultnewcontentstring">
    <w:name w:val="scroll-code_defaultnew_content_string"/>
    <w:basedOn w:val="DefaultParagraphFont"/>
    <w:rPr>
      <w:color w:val="003366"/>
    </w:rPr>
  </w:style>
  <w:style w:type="paragraph" w:styleId="BalloonText">
    <w:name w:val="Balloon Text"/>
    <w:basedOn w:val="Normal"/>
    <w:link w:val="BalloonTextChar"/>
    <w:semiHidden/>
    <w:unhideWhenUsed/>
    <w:rsid w:val="001A619D"/>
    <w:pPr>
      <w:spacing w:after="0"/>
    </w:pPr>
    <w:rPr>
      <w:rFonts w:ascii="Tahoma" w:hAnsi="Tahoma" w:cs="Tahoma"/>
      <w:sz w:val="16"/>
      <w:szCs w:val="16"/>
    </w:rPr>
  </w:style>
  <w:style w:type="character" w:customStyle="1" w:styleId="BalloonTextChar">
    <w:name w:val="Balloon Text Char"/>
    <w:basedOn w:val="DefaultParagraphFont"/>
    <w:link w:val="BalloonText"/>
    <w:semiHidden/>
    <w:rsid w:val="001A619D"/>
    <w:rPr>
      <w:rFonts w:ascii="Tahoma" w:hAnsi="Tahoma" w:cs="Tahoma"/>
      <w:sz w:val="16"/>
      <w:szCs w:val="16"/>
    </w:rPr>
  </w:style>
  <w:style w:type="character" w:customStyle="1" w:styleId="CaptionChar">
    <w:name w:val="Caption Char"/>
    <w:link w:val="Caption"/>
    <w:locked/>
    <w:rsid w:val="001A619D"/>
    <w:rPr>
      <w:b/>
      <w:bCs/>
      <w:szCs w:val="20"/>
    </w:rPr>
  </w:style>
  <w:style w:type="character" w:styleId="FollowedHyperlink">
    <w:name w:val="FollowedHyperlink"/>
    <w:basedOn w:val="DefaultParagraphFont"/>
    <w:semiHidden/>
    <w:unhideWhenUsed/>
    <w:rsid w:val="009012AC"/>
    <w:rPr>
      <w:color w:val="800080" w:themeColor="followedHyperlink"/>
      <w:u w:val="single"/>
    </w:rPr>
  </w:style>
  <w:style w:type="character" w:styleId="CommentReference">
    <w:name w:val="annotation reference"/>
    <w:basedOn w:val="DefaultParagraphFont"/>
    <w:unhideWhenUsed/>
    <w:qFormat/>
    <w:rsid w:val="009012AC"/>
    <w:rPr>
      <w:sz w:val="16"/>
      <w:szCs w:val="16"/>
    </w:rPr>
  </w:style>
  <w:style w:type="paragraph" w:styleId="CommentText">
    <w:name w:val="annotation text"/>
    <w:basedOn w:val="Normal"/>
    <w:link w:val="CommentTextChar"/>
    <w:unhideWhenUsed/>
    <w:qFormat/>
    <w:rsid w:val="009012AC"/>
    <w:rPr>
      <w:szCs w:val="20"/>
    </w:rPr>
  </w:style>
  <w:style w:type="character" w:customStyle="1" w:styleId="CommentTextChar">
    <w:name w:val="Comment Text Char"/>
    <w:basedOn w:val="DefaultParagraphFont"/>
    <w:link w:val="CommentText"/>
    <w:qFormat/>
    <w:rsid w:val="009012AC"/>
    <w:rPr>
      <w:szCs w:val="20"/>
    </w:rPr>
  </w:style>
  <w:style w:type="paragraph" w:styleId="CommentSubject">
    <w:name w:val="annotation subject"/>
    <w:basedOn w:val="CommentText"/>
    <w:next w:val="CommentText"/>
    <w:link w:val="CommentSubjectChar"/>
    <w:semiHidden/>
    <w:unhideWhenUsed/>
    <w:rsid w:val="009012AC"/>
    <w:rPr>
      <w:b/>
      <w:bCs/>
    </w:rPr>
  </w:style>
  <w:style w:type="character" w:customStyle="1" w:styleId="CommentSubjectChar">
    <w:name w:val="Comment Subject Char"/>
    <w:basedOn w:val="CommentTextChar"/>
    <w:link w:val="CommentSubject"/>
    <w:semiHidden/>
    <w:rsid w:val="009012AC"/>
    <w:rPr>
      <w:b/>
      <w:bCs/>
      <w:szCs w:val="20"/>
    </w:rPr>
  </w:style>
  <w:style w:type="character" w:customStyle="1" w:styleId="ezkurwreuab5ozgtqnkl">
    <w:name w:val="ezkurwreuab5ozgtqnkl"/>
    <w:basedOn w:val="DefaultParagraphFont"/>
    <w:rsid w:val="001E5C91"/>
  </w:style>
  <w:style w:type="paragraph" w:styleId="HTMLPreformatted">
    <w:name w:val="HTML Preformatted"/>
    <w:basedOn w:val="Normal"/>
    <w:link w:val="HTMLPreformattedChar"/>
    <w:uiPriority w:val="99"/>
    <w:semiHidden/>
    <w:unhideWhenUsed/>
    <w:rsid w:val="00924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Cs w:val="20"/>
      <w:lang w:val="ru-RU" w:eastAsia="ru-RU"/>
    </w:rPr>
  </w:style>
  <w:style w:type="character" w:customStyle="1" w:styleId="HTMLPreformattedChar">
    <w:name w:val="HTML Preformatted Char"/>
    <w:basedOn w:val="DefaultParagraphFont"/>
    <w:link w:val="HTMLPreformatted"/>
    <w:uiPriority w:val="99"/>
    <w:semiHidden/>
    <w:rsid w:val="009244D4"/>
    <w:rPr>
      <w:rFonts w:ascii="Courier New" w:hAnsi="Courier New" w:cs="Courier New"/>
      <w:szCs w:val="20"/>
      <w:lang w:val="ru-RU" w:eastAsia="ru-RU"/>
    </w:rPr>
  </w:style>
  <w:style w:type="character" w:customStyle="1" w:styleId="y2iqfc">
    <w:name w:val="y2iqfc"/>
    <w:basedOn w:val="DefaultParagraphFont"/>
    <w:rsid w:val="009244D4"/>
  </w:style>
  <w:style w:type="paragraph" w:styleId="Revision">
    <w:name w:val="Revision"/>
    <w:hidden/>
    <w:semiHidden/>
    <w:rsid w:val="00DB1542"/>
  </w:style>
  <w:style w:type="paragraph" w:styleId="NormalWeb">
    <w:name w:val="Normal (Web)"/>
    <w:basedOn w:val="Normal"/>
    <w:uiPriority w:val="99"/>
    <w:unhideWhenUsed/>
    <w:rsid w:val="00740DFE"/>
    <w:pPr>
      <w:spacing w:before="100" w:beforeAutospacing="1" w:after="100" w:afterAutospacing="1"/>
    </w:pPr>
    <w:rPr>
      <w:rFonts w:ascii="Times New Roman" w:hAnsi="Times New Roman"/>
      <w:sz w:val="24"/>
    </w:rPr>
  </w:style>
  <w:style w:type="paragraph" w:styleId="ListParagraph">
    <w:name w:val="List Paragraph"/>
    <w:aliases w:val="bullet,bullet 1,List Paragraph1,List Paragraph11,Thang2,Dot 1,Norm,abc,List Paragraph 1,FooterText,numbered,Paragraphe de liste,List Paragraph111,Đoạn của Danh sách,lp11,My checklist,List Paragraph-rfp content,Bullet L1,Level 2,Ref,ANNEX"/>
    <w:basedOn w:val="Normal"/>
    <w:link w:val="ListParagraphChar"/>
    <w:qFormat/>
    <w:rsid w:val="00540D94"/>
    <w:pPr>
      <w:ind w:left="720"/>
      <w:contextualSpacing/>
    </w:pPr>
  </w:style>
  <w:style w:type="character" w:customStyle="1" w:styleId="TitleChar">
    <w:name w:val="Title Char"/>
    <w:basedOn w:val="DefaultParagraphFont"/>
    <w:link w:val="Title"/>
    <w:rsid w:val="00073EFA"/>
    <w:rPr>
      <w:rFonts w:cs="Arial"/>
      <w:b/>
      <w:bCs/>
      <w:color w:val="404040" w:themeColor="text1" w:themeTint="BF"/>
      <w:kern w:val="28"/>
      <w:sz w:val="48"/>
      <w:szCs w:val="32"/>
    </w:rPr>
  </w:style>
  <w:style w:type="character" w:customStyle="1" w:styleId="Heading3Char">
    <w:name w:val="Heading 3 Char"/>
    <w:basedOn w:val="DefaultParagraphFont"/>
    <w:link w:val="Heading3"/>
    <w:rsid w:val="00591170"/>
    <w:rPr>
      <w:rFonts w:cs="Arial"/>
      <w:b/>
      <w:bCs/>
      <w:color w:val="595959" w:themeColor="text1" w:themeTint="A6"/>
      <w:sz w:val="26"/>
      <w:szCs w:val="26"/>
    </w:rPr>
  </w:style>
  <w:style w:type="character" w:customStyle="1" w:styleId="Heading1Char">
    <w:name w:val="Heading 1 Char"/>
    <w:basedOn w:val="DefaultParagraphFont"/>
    <w:link w:val="Heading1"/>
    <w:rsid w:val="00FE67F1"/>
    <w:rPr>
      <w:rFonts w:cs="Arial"/>
      <w:b/>
      <w:bCs/>
      <w:color w:val="404040" w:themeColor="text1" w:themeTint="BF"/>
      <w:kern w:val="32"/>
      <w:sz w:val="32"/>
      <w:szCs w:val="32"/>
    </w:rPr>
  </w:style>
  <w:style w:type="character" w:customStyle="1" w:styleId="Heading2Char">
    <w:name w:val="Heading 2 Char"/>
    <w:basedOn w:val="DefaultParagraphFont"/>
    <w:link w:val="Heading2"/>
    <w:rsid w:val="000841AE"/>
    <w:rPr>
      <w:rFonts w:cs="Arial"/>
      <w:b/>
      <w:bCs/>
      <w:color w:val="404040" w:themeColor="text1" w:themeTint="BF"/>
      <w:sz w:val="28"/>
      <w:szCs w:val="28"/>
    </w:rPr>
  </w:style>
  <w:style w:type="character" w:styleId="HTMLCode">
    <w:name w:val="HTML Code"/>
    <w:basedOn w:val="DefaultParagraphFont"/>
    <w:uiPriority w:val="99"/>
    <w:semiHidden/>
    <w:unhideWhenUsed/>
    <w:rsid w:val="007001E7"/>
    <w:rPr>
      <w:rFonts w:ascii="Courier New" w:eastAsia="Times New Roman" w:hAnsi="Courier New" w:cs="Courier New" w:hint="default"/>
      <w:sz w:val="20"/>
      <w:szCs w:val="20"/>
    </w:rPr>
  </w:style>
  <w:style w:type="character" w:styleId="Strong">
    <w:name w:val="Strong"/>
    <w:basedOn w:val="DefaultParagraphFont"/>
    <w:uiPriority w:val="22"/>
    <w:qFormat/>
    <w:rsid w:val="007001E7"/>
    <w:rPr>
      <w:b/>
      <w:bCs/>
    </w:rPr>
  </w:style>
  <w:style w:type="character" w:customStyle="1" w:styleId="UnresolvedMention1">
    <w:name w:val="Unresolved Mention1"/>
    <w:basedOn w:val="DefaultParagraphFont"/>
    <w:uiPriority w:val="99"/>
    <w:semiHidden/>
    <w:unhideWhenUsed/>
    <w:rsid w:val="001120C9"/>
    <w:rPr>
      <w:color w:val="605E5C"/>
      <w:shd w:val="clear" w:color="auto" w:fill="E1DFDD"/>
    </w:rPr>
  </w:style>
  <w:style w:type="character" w:customStyle="1" w:styleId="ListParagraphChar">
    <w:name w:val="List Paragraph Char"/>
    <w:aliases w:val="bullet Char,bullet 1 Char,List Paragraph1 Char,List Paragraph11 Char,Thang2 Char,Dot 1 Char,Norm Char,abc Char,List Paragraph 1 Char,FooterText Char,numbered Char,Paragraphe de liste Char,List Paragraph111 Char,lp11 Char,Level 2 Char"/>
    <w:link w:val="ListParagraph"/>
    <w:qFormat/>
    <w:locked/>
    <w:rsid w:val="00EC7A62"/>
  </w:style>
  <w:style w:type="paragraph" w:styleId="ListBullet">
    <w:name w:val="List Bullet"/>
    <w:basedOn w:val="Normal"/>
    <w:uiPriority w:val="99"/>
    <w:unhideWhenUsed/>
    <w:rsid w:val="00706E8D"/>
    <w:pPr>
      <w:numPr>
        <w:numId w:val="5"/>
      </w:numPr>
      <w:spacing w:after="200" w:line="276" w:lineRule="auto"/>
      <w:contextualSpacing/>
    </w:pPr>
    <w:rPr>
      <w:rFonts w:asciiTheme="minorHAnsi" w:eastAsiaTheme="minorEastAsia" w:hAnsiTheme="minorHAnsi" w:cstheme="minorBidi"/>
      <w:sz w:val="22"/>
      <w:szCs w:val="22"/>
    </w:rPr>
  </w:style>
  <w:style w:type="character" w:customStyle="1" w:styleId="separator">
    <w:name w:val="separator"/>
    <w:basedOn w:val="DefaultParagraphFont"/>
    <w:rsid w:val="000B158D"/>
  </w:style>
  <w:style w:type="character" w:customStyle="1" w:styleId="ng-star-inserted">
    <w:name w:val="ng-star-inserted"/>
    <w:basedOn w:val="DefaultParagraphFont"/>
    <w:rsid w:val="005929D6"/>
  </w:style>
  <w:style w:type="character" w:customStyle="1" w:styleId="name-and-value">
    <w:name w:val="name-and-value"/>
    <w:basedOn w:val="DefaultParagraphFont"/>
    <w:rsid w:val="00095D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79685">
      <w:bodyDiv w:val="1"/>
      <w:marLeft w:val="0"/>
      <w:marRight w:val="0"/>
      <w:marTop w:val="0"/>
      <w:marBottom w:val="0"/>
      <w:divBdr>
        <w:top w:val="none" w:sz="0" w:space="0" w:color="auto"/>
        <w:left w:val="none" w:sz="0" w:space="0" w:color="auto"/>
        <w:bottom w:val="none" w:sz="0" w:space="0" w:color="auto"/>
        <w:right w:val="none" w:sz="0" w:space="0" w:color="auto"/>
      </w:divBdr>
    </w:div>
    <w:div w:id="62458889">
      <w:bodyDiv w:val="1"/>
      <w:marLeft w:val="0"/>
      <w:marRight w:val="0"/>
      <w:marTop w:val="0"/>
      <w:marBottom w:val="0"/>
      <w:divBdr>
        <w:top w:val="none" w:sz="0" w:space="0" w:color="auto"/>
        <w:left w:val="none" w:sz="0" w:space="0" w:color="auto"/>
        <w:bottom w:val="none" w:sz="0" w:space="0" w:color="auto"/>
        <w:right w:val="none" w:sz="0" w:space="0" w:color="auto"/>
      </w:divBdr>
    </w:div>
    <w:div w:id="104275397">
      <w:bodyDiv w:val="1"/>
      <w:marLeft w:val="0"/>
      <w:marRight w:val="0"/>
      <w:marTop w:val="0"/>
      <w:marBottom w:val="0"/>
      <w:divBdr>
        <w:top w:val="none" w:sz="0" w:space="0" w:color="auto"/>
        <w:left w:val="none" w:sz="0" w:space="0" w:color="auto"/>
        <w:bottom w:val="none" w:sz="0" w:space="0" w:color="auto"/>
        <w:right w:val="none" w:sz="0" w:space="0" w:color="auto"/>
      </w:divBdr>
    </w:div>
    <w:div w:id="140277018">
      <w:bodyDiv w:val="1"/>
      <w:marLeft w:val="0"/>
      <w:marRight w:val="0"/>
      <w:marTop w:val="0"/>
      <w:marBottom w:val="0"/>
      <w:divBdr>
        <w:top w:val="none" w:sz="0" w:space="0" w:color="auto"/>
        <w:left w:val="none" w:sz="0" w:space="0" w:color="auto"/>
        <w:bottom w:val="none" w:sz="0" w:space="0" w:color="auto"/>
        <w:right w:val="none" w:sz="0" w:space="0" w:color="auto"/>
      </w:divBdr>
    </w:div>
    <w:div w:id="159777665">
      <w:bodyDiv w:val="1"/>
      <w:marLeft w:val="0"/>
      <w:marRight w:val="0"/>
      <w:marTop w:val="0"/>
      <w:marBottom w:val="0"/>
      <w:divBdr>
        <w:top w:val="none" w:sz="0" w:space="0" w:color="auto"/>
        <w:left w:val="none" w:sz="0" w:space="0" w:color="auto"/>
        <w:bottom w:val="none" w:sz="0" w:space="0" w:color="auto"/>
        <w:right w:val="none" w:sz="0" w:space="0" w:color="auto"/>
      </w:divBdr>
    </w:div>
    <w:div w:id="165438135">
      <w:bodyDiv w:val="1"/>
      <w:marLeft w:val="0"/>
      <w:marRight w:val="0"/>
      <w:marTop w:val="0"/>
      <w:marBottom w:val="0"/>
      <w:divBdr>
        <w:top w:val="none" w:sz="0" w:space="0" w:color="auto"/>
        <w:left w:val="none" w:sz="0" w:space="0" w:color="auto"/>
        <w:bottom w:val="none" w:sz="0" w:space="0" w:color="auto"/>
        <w:right w:val="none" w:sz="0" w:space="0" w:color="auto"/>
      </w:divBdr>
    </w:div>
    <w:div w:id="185094730">
      <w:bodyDiv w:val="1"/>
      <w:marLeft w:val="0"/>
      <w:marRight w:val="0"/>
      <w:marTop w:val="0"/>
      <w:marBottom w:val="0"/>
      <w:divBdr>
        <w:top w:val="none" w:sz="0" w:space="0" w:color="auto"/>
        <w:left w:val="none" w:sz="0" w:space="0" w:color="auto"/>
        <w:bottom w:val="none" w:sz="0" w:space="0" w:color="auto"/>
        <w:right w:val="none" w:sz="0" w:space="0" w:color="auto"/>
      </w:divBdr>
    </w:div>
    <w:div w:id="262811701">
      <w:bodyDiv w:val="1"/>
      <w:marLeft w:val="0"/>
      <w:marRight w:val="0"/>
      <w:marTop w:val="0"/>
      <w:marBottom w:val="0"/>
      <w:divBdr>
        <w:top w:val="none" w:sz="0" w:space="0" w:color="auto"/>
        <w:left w:val="none" w:sz="0" w:space="0" w:color="auto"/>
        <w:bottom w:val="none" w:sz="0" w:space="0" w:color="auto"/>
        <w:right w:val="none" w:sz="0" w:space="0" w:color="auto"/>
      </w:divBdr>
    </w:div>
    <w:div w:id="265888106">
      <w:bodyDiv w:val="1"/>
      <w:marLeft w:val="0"/>
      <w:marRight w:val="0"/>
      <w:marTop w:val="0"/>
      <w:marBottom w:val="0"/>
      <w:divBdr>
        <w:top w:val="none" w:sz="0" w:space="0" w:color="auto"/>
        <w:left w:val="none" w:sz="0" w:space="0" w:color="auto"/>
        <w:bottom w:val="none" w:sz="0" w:space="0" w:color="auto"/>
        <w:right w:val="none" w:sz="0" w:space="0" w:color="auto"/>
      </w:divBdr>
    </w:div>
    <w:div w:id="344595701">
      <w:bodyDiv w:val="1"/>
      <w:marLeft w:val="0"/>
      <w:marRight w:val="0"/>
      <w:marTop w:val="0"/>
      <w:marBottom w:val="0"/>
      <w:divBdr>
        <w:top w:val="none" w:sz="0" w:space="0" w:color="auto"/>
        <w:left w:val="none" w:sz="0" w:space="0" w:color="auto"/>
        <w:bottom w:val="none" w:sz="0" w:space="0" w:color="auto"/>
        <w:right w:val="none" w:sz="0" w:space="0" w:color="auto"/>
      </w:divBdr>
    </w:div>
    <w:div w:id="416054710">
      <w:bodyDiv w:val="1"/>
      <w:marLeft w:val="0"/>
      <w:marRight w:val="0"/>
      <w:marTop w:val="0"/>
      <w:marBottom w:val="0"/>
      <w:divBdr>
        <w:top w:val="none" w:sz="0" w:space="0" w:color="auto"/>
        <w:left w:val="none" w:sz="0" w:space="0" w:color="auto"/>
        <w:bottom w:val="none" w:sz="0" w:space="0" w:color="auto"/>
        <w:right w:val="none" w:sz="0" w:space="0" w:color="auto"/>
      </w:divBdr>
    </w:div>
    <w:div w:id="506752669">
      <w:bodyDiv w:val="1"/>
      <w:marLeft w:val="0"/>
      <w:marRight w:val="0"/>
      <w:marTop w:val="0"/>
      <w:marBottom w:val="0"/>
      <w:divBdr>
        <w:top w:val="none" w:sz="0" w:space="0" w:color="auto"/>
        <w:left w:val="none" w:sz="0" w:space="0" w:color="auto"/>
        <w:bottom w:val="none" w:sz="0" w:space="0" w:color="auto"/>
        <w:right w:val="none" w:sz="0" w:space="0" w:color="auto"/>
      </w:divBdr>
    </w:div>
    <w:div w:id="508108363">
      <w:bodyDiv w:val="1"/>
      <w:marLeft w:val="0"/>
      <w:marRight w:val="0"/>
      <w:marTop w:val="0"/>
      <w:marBottom w:val="0"/>
      <w:divBdr>
        <w:top w:val="none" w:sz="0" w:space="0" w:color="auto"/>
        <w:left w:val="none" w:sz="0" w:space="0" w:color="auto"/>
        <w:bottom w:val="none" w:sz="0" w:space="0" w:color="auto"/>
        <w:right w:val="none" w:sz="0" w:space="0" w:color="auto"/>
      </w:divBdr>
    </w:div>
    <w:div w:id="508982070">
      <w:bodyDiv w:val="1"/>
      <w:marLeft w:val="0"/>
      <w:marRight w:val="0"/>
      <w:marTop w:val="0"/>
      <w:marBottom w:val="0"/>
      <w:divBdr>
        <w:top w:val="none" w:sz="0" w:space="0" w:color="auto"/>
        <w:left w:val="none" w:sz="0" w:space="0" w:color="auto"/>
        <w:bottom w:val="none" w:sz="0" w:space="0" w:color="auto"/>
        <w:right w:val="none" w:sz="0" w:space="0" w:color="auto"/>
      </w:divBdr>
      <w:divsChild>
        <w:div w:id="1084298298">
          <w:marLeft w:val="0"/>
          <w:marRight w:val="0"/>
          <w:marTop w:val="0"/>
          <w:marBottom w:val="0"/>
          <w:divBdr>
            <w:top w:val="none" w:sz="0" w:space="0" w:color="auto"/>
            <w:left w:val="none" w:sz="0" w:space="0" w:color="auto"/>
            <w:bottom w:val="none" w:sz="0" w:space="0" w:color="auto"/>
            <w:right w:val="none" w:sz="0" w:space="0" w:color="auto"/>
          </w:divBdr>
        </w:div>
      </w:divsChild>
    </w:div>
    <w:div w:id="517088487">
      <w:bodyDiv w:val="1"/>
      <w:marLeft w:val="0"/>
      <w:marRight w:val="0"/>
      <w:marTop w:val="0"/>
      <w:marBottom w:val="0"/>
      <w:divBdr>
        <w:top w:val="none" w:sz="0" w:space="0" w:color="auto"/>
        <w:left w:val="none" w:sz="0" w:space="0" w:color="auto"/>
        <w:bottom w:val="none" w:sz="0" w:space="0" w:color="auto"/>
        <w:right w:val="none" w:sz="0" w:space="0" w:color="auto"/>
      </w:divBdr>
    </w:div>
    <w:div w:id="527253838">
      <w:bodyDiv w:val="1"/>
      <w:marLeft w:val="0"/>
      <w:marRight w:val="0"/>
      <w:marTop w:val="0"/>
      <w:marBottom w:val="0"/>
      <w:divBdr>
        <w:top w:val="none" w:sz="0" w:space="0" w:color="auto"/>
        <w:left w:val="none" w:sz="0" w:space="0" w:color="auto"/>
        <w:bottom w:val="none" w:sz="0" w:space="0" w:color="auto"/>
        <w:right w:val="none" w:sz="0" w:space="0" w:color="auto"/>
      </w:divBdr>
    </w:div>
    <w:div w:id="535890944">
      <w:bodyDiv w:val="1"/>
      <w:marLeft w:val="0"/>
      <w:marRight w:val="0"/>
      <w:marTop w:val="0"/>
      <w:marBottom w:val="0"/>
      <w:divBdr>
        <w:top w:val="none" w:sz="0" w:space="0" w:color="auto"/>
        <w:left w:val="none" w:sz="0" w:space="0" w:color="auto"/>
        <w:bottom w:val="none" w:sz="0" w:space="0" w:color="auto"/>
        <w:right w:val="none" w:sz="0" w:space="0" w:color="auto"/>
      </w:divBdr>
    </w:div>
    <w:div w:id="569002130">
      <w:bodyDiv w:val="1"/>
      <w:marLeft w:val="0"/>
      <w:marRight w:val="0"/>
      <w:marTop w:val="0"/>
      <w:marBottom w:val="0"/>
      <w:divBdr>
        <w:top w:val="none" w:sz="0" w:space="0" w:color="auto"/>
        <w:left w:val="none" w:sz="0" w:space="0" w:color="auto"/>
        <w:bottom w:val="none" w:sz="0" w:space="0" w:color="auto"/>
        <w:right w:val="none" w:sz="0" w:space="0" w:color="auto"/>
      </w:divBdr>
    </w:div>
    <w:div w:id="631136500">
      <w:bodyDiv w:val="1"/>
      <w:marLeft w:val="0"/>
      <w:marRight w:val="0"/>
      <w:marTop w:val="0"/>
      <w:marBottom w:val="0"/>
      <w:divBdr>
        <w:top w:val="none" w:sz="0" w:space="0" w:color="auto"/>
        <w:left w:val="none" w:sz="0" w:space="0" w:color="auto"/>
        <w:bottom w:val="none" w:sz="0" w:space="0" w:color="auto"/>
        <w:right w:val="none" w:sz="0" w:space="0" w:color="auto"/>
      </w:divBdr>
    </w:div>
    <w:div w:id="637340015">
      <w:bodyDiv w:val="1"/>
      <w:marLeft w:val="0"/>
      <w:marRight w:val="0"/>
      <w:marTop w:val="0"/>
      <w:marBottom w:val="0"/>
      <w:divBdr>
        <w:top w:val="none" w:sz="0" w:space="0" w:color="auto"/>
        <w:left w:val="none" w:sz="0" w:space="0" w:color="auto"/>
        <w:bottom w:val="none" w:sz="0" w:space="0" w:color="auto"/>
        <w:right w:val="none" w:sz="0" w:space="0" w:color="auto"/>
      </w:divBdr>
    </w:div>
    <w:div w:id="686753416">
      <w:bodyDiv w:val="1"/>
      <w:marLeft w:val="0"/>
      <w:marRight w:val="0"/>
      <w:marTop w:val="0"/>
      <w:marBottom w:val="0"/>
      <w:divBdr>
        <w:top w:val="none" w:sz="0" w:space="0" w:color="auto"/>
        <w:left w:val="none" w:sz="0" w:space="0" w:color="auto"/>
        <w:bottom w:val="none" w:sz="0" w:space="0" w:color="auto"/>
        <w:right w:val="none" w:sz="0" w:space="0" w:color="auto"/>
      </w:divBdr>
    </w:div>
    <w:div w:id="728698232">
      <w:bodyDiv w:val="1"/>
      <w:marLeft w:val="0"/>
      <w:marRight w:val="0"/>
      <w:marTop w:val="0"/>
      <w:marBottom w:val="0"/>
      <w:divBdr>
        <w:top w:val="none" w:sz="0" w:space="0" w:color="auto"/>
        <w:left w:val="none" w:sz="0" w:space="0" w:color="auto"/>
        <w:bottom w:val="none" w:sz="0" w:space="0" w:color="auto"/>
        <w:right w:val="none" w:sz="0" w:space="0" w:color="auto"/>
      </w:divBdr>
    </w:div>
    <w:div w:id="736589749">
      <w:bodyDiv w:val="1"/>
      <w:marLeft w:val="0"/>
      <w:marRight w:val="0"/>
      <w:marTop w:val="0"/>
      <w:marBottom w:val="0"/>
      <w:divBdr>
        <w:top w:val="none" w:sz="0" w:space="0" w:color="auto"/>
        <w:left w:val="none" w:sz="0" w:space="0" w:color="auto"/>
        <w:bottom w:val="none" w:sz="0" w:space="0" w:color="auto"/>
        <w:right w:val="none" w:sz="0" w:space="0" w:color="auto"/>
      </w:divBdr>
    </w:div>
    <w:div w:id="901714389">
      <w:bodyDiv w:val="1"/>
      <w:marLeft w:val="0"/>
      <w:marRight w:val="0"/>
      <w:marTop w:val="0"/>
      <w:marBottom w:val="0"/>
      <w:divBdr>
        <w:top w:val="none" w:sz="0" w:space="0" w:color="auto"/>
        <w:left w:val="none" w:sz="0" w:space="0" w:color="auto"/>
        <w:bottom w:val="none" w:sz="0" w:space="0" w:color="auto"/>
        <w:right w:val="none" w:sz="0" w:space="0" w:color="auto"/>
      </w:divBdr>
    </w:div>
    <w:div w:id="983393081">
      <w:bodyDiv w:val="1"/>
      <w:marLeft w:val="0"/>
      <w:marRight w:val="0"/>
      <w:marTop w:val="0"/>
      <w:marBottom w:val="0"/>
      <w:divBdr>
        <w:top w:val="none" w:sz="0" w:space="0" w:color="auto"/>
        <w:left w:val="none" w:sz="0" w:space="0" w:color="auto"/>
        <w:bottom w:val="none" w:sz="0" w:space="0" w:color="auto"/>
        <w:right w:val="none" w:sz="0" w:space="0" w:color="auto"/>
      </w:divBdr>
    </w:div>
    <w:div w:id="991369942">
      <w:bodyDiv w:val="1"/>
      <w:marLeft w:val="0"/>
      <w:marRight w:val="0"/>
      <w:marTop w:val="0"/>
      <w:marBottom w:val="0"/>
      <w:divBdr>
        <w:top w:val="none" w:sz="0" w:space="0" w:color="auto"/>
        <w:left w:val="none" w:sz="0" w:space="0" w:color="auto"/>
        <w:bottom w:val="none" w:sz="0" w:space="0" w:color="auto"/>
        <w:right w:val="none" w:sz="0" w:space="0" w:color="auto"/>
      </w:divBdr>
    </w:div>
    <w:div w:id="997226425">
      <w:bodyDiv w:val="1"/>
      <w:marLeft w:val="0"/>
      <w:marRight w:val="0"/>
      <w:marTop w:val="0"/>
      <w:marBottom w:val="0"/>
      <w:divBdr>
        <w:top w:val="none" w:sz="0" w:space="0" w:color="auto"/>
        <w:left w:val="none" w:sz="0" w:space="0" w:color="auto"/>
        <w:bottom w:val="none" w:sz="0" w:space="0" w:color="auto"/>
        <w:right w:val="none" w:sz="0" w:space="0" w:color="auto"/>
      </w:divBdr>
    </w:div>
    <w:div w:id="1033575693">
      <w:bodyDiv w:val="1"/>
      <w:marLeft w:val="0"/>
      <w:marRight w:val="0"/>
      <w:marTop w:val="0"/>
      <w:marBottom w:val="0"/>
      <w:divBdr>
        <w:top w:val="none" w:sz="0" w:space="0" w:color="auto"/>
        <w:left w:val="none" w:sz="0" w:space="0" w:color="auto"/>
        <w:bottom w:val="none" w:sz="0" w:space="0" w:color="auto"/>
        <w:right w:val="none" w:sz="0" w:space="0" w:color="auto"/>
      </w:divBdr>
    </w:div>
    <w:div w:id="1078748167">
      <w:bodyDiv w:val="1"/>
      <w:marLeft w:val="0"/>
      <w:marRight w:val="0"/>
      <w:marTop w:val="0"/>
      <w:marBottom w:val="0"/>
      <w:divBdr>
        <w:top w:val="none" w:sz="0" w:space="0" w:color="auto"/>
        <w:left w:val="none" w:sz="0" w:space="0" w:color="auto"/>
        <w:bottom w:val="none" w:sz="0" w:space="0" w:color="auto"/>
        <w:right w:val="none" w:sz="0" w:space="0" w:color="auto"/>
      </w:divBdr>
    </w:div>
    <w:div w:id="1101027914">
      <w:bodyDiv w:val="1"/>
      <w:marLeft w:val="0"/>
      <w:marRight w:val="0"/>
      <w:marTop w:val="0"/>
      <w:marBottom w:val="0"/>
      <w:divBdr>
        <w:top w:val="none" w:sz="0" w:space="0" w:color="auto"/>
        <w:left w:val="none" w:sz="0" w:space="0" w:color="auto"/>
        <w:bottom w:val="none" w:sz="0" w:space="0" w:color="auto"/>
        <w:right w:val="none" w:sz="0" w:space="0" w:color="auto"/>
      </w:divBdr>
      <w:divsChild>
        <w:div w:id="1958370255">
          <w:marLeft w:val="0"/>
          <w:marRight w:val="0"/>
          <w:marTop w:val="0"/>
          <w:marBottom w:val="0"/>
          <w:divBdr>
            <w:top w:val="none" w:sz="0" w:space="0" w:color="auto"/>
            <w:left w:val="none" w:sz="0" w:space="0" w:color="auto"/>
            <w:bottom w:val="none" w:sz="0" w:space="0" w:color="auto"/>
            <w:right w:val="none" w:sz="0" w:space="0" w:color="auto"/>
          </w:divBdr>
        </w:div>
      </w:divsChild>
    </w:div>
    <w:div w:id="1189218923">
      <w:bodyDiv w:val="1"/>
      <w:marLeft w:val="0"/>
      <w:marRight w:val="0"/>
      <w:marTop w:val="0"/>
      <w:marBottom w:val="0"/>
      <w:divBdr>
        <w:top w:val="none" w:sz="0" w:space="0" w:color="auto"/>
        <w:left w:val="none" w:sz="0" w:space="0" w:color="auto"/>
        <w:bottom w:val="none" w:sz="0" w:space="0" w:color="auto"/>
        <w:right w:val="none" w:sz="0" w:space="0" w:color="auto"/>
      </w:divBdr>
    </w:div>
    <w:div w:id="1220870265">
      <w:bodyDiv w:val="1"/>
      <w:marLeft w:val="0"/>
      <w:marRight w:val="0"/>
      <w:marTop w:val="0"/>
      <w:marBottom w:val="0"/>
      <w:divBdr>
        <w:top w:val="none" w:sz="0" w:space="0" w:color="auto"/>
        <w:left w:val="none" w:sz="0" w:space="0" w:color="auto"/>
        <w:bottom w:val="none" w:sz="0" w:space="0" w:color="auto"/>
        <w:right w:val="none" w:sz="0" w:space="0" w:color="auto"/>
      </w:divBdr>
    </w:div>
    <w:div w:id="1227758480">
      <w:bodyDiv w:val="1"/>
      <w:marLeft w:val="0"/>
      <w:marRight w:val="0"/>
      <w:marTop w:val="0"/>
      <w:marBottom w:val="0"/>
      <w:divBdr>
        <w:top w:val="none" w:sz="0" w:space="0" w:color="auto"/>
        <w:left w:val="none" w:sz="0" w:space="0" w:color="auto"/>
        <w:bottom w:val="none" w:sz="0" w:space="0" w:color="auto"/>
        <w:right w:val="none" w:sz="0" w:space="0" w:color="auto"/>
      </w:divBdr>
    </w:div>
    <w:div w:id="1276057680">
      <w:bodyDiv w:val="1"/>
      <w:marLeft w:val="0"/>
      <w:marRight w:val="0"/>
      <w:marTop w:val="0"/>
      <w:marBottom w:val="0"/>
      <w:divBdr>
        <w:top w:val="none" w:sz="0" w:space="0" w:color="auto"/>
        <w:left w:val="none" w:sz="0" w:space="0" w:color="auto"/>
        <w:bottom w:val="none" w:sz="0" w:space="0" w:color="auto"/>
        <w:right w:val="none" w:sz="0" w:space="0" w:color="auto"/>
      </w:divBdr>
    </w:div>
    <w:div w:id="1280717926">
      <w:bodyDiv w:val="1"/>
      <w:marLeft w:val="0"/>
      <w:marRight w:val="0"/>
      <w:marTop w:val="0"/>
      <w:marBottom w:val="0"/>
      <w:divBdr>
        <w:top w:val="none" w:sz="0" w:space="0" w:color="auto"/>
        <w:left w:val="none" w:sz="0" w:space="0" w:color="auto"/>
        <w:bottom w:val="none" w:sz="0" w:space="0" w:color="auto"/>
        <w:right w:val="none" w:sz="0" w:space="0" w:color="auto"/>
      </w:divBdr>
    </w:div>
    <w:div w:id="1289972155">
      <w:bodyDiv w:val="1"/>
      <w:marLeft w:val="0"/>
      <w:marRight w:val="0"/>
      <w:marTop w:val="0"/>
      <w:marBottom w:val="0"/>
      <w:divBdr>
        <w:top w:val="none" w:sz="0" w:space="0" w:color="auto"/>
        <w:left w:val="none" w:sz="0" w:space="0" w:color="auto"/>
        <w:bottom w:val="none" w:sz="0" w:space="0" w:color="auto"/>
        <w:right w:val="none" w:sz="0" w:space="0" w:color="auto"/>
      </w:divBdr>
    </w:div>
    <w:div w:id="1304460930">
      <w:bodyDiv w:val="1"/>
      <w:marLeft w:val="0"/>
      <w:marRight w:val="0"/>
      <w:marTop w:val="0"/>
      <w:marBottom w:val="0"/>
      <w:divBdr>
        <w:top w:val="none" w:sz="0" w:space="0" w:color="auto"/>
        <w:left w:val="none" w:sz="0" w:space="0" w:color="auto"/>
        <w:bottom w:val="none" w:sz="0" w:space="0" w:color="auto"/>
        <w:right w:val="none" w:sz="0" w:space="0" w:color="auto"/>
      </w:divBdr>
    </w:div>
    <w:div w:id="1391614316">
      <w:bodyDiv w:val="1"/>
      <w:marLeft w:val="0"/>
      <w:marRight w:val="0"/>
      <w:marTop w:val="0"/>
      <w:marBottom w:val="0"/>
      <w:divBdr>
        <w:top w:val="none" w:sz="0" w:space="0" w:color="auto"/>
        <w:left w:val="none" w:sz="0" w:space="0" w:color="auto"/>
        <w:bottom w:val="none" w:sz="0" w:space="0" w:color="auto"/>
        <w:right w:val="none" w:sz="0" w:space="0" w:color="auto"/>
      </w:divBdr>
    </w:div>
    <w:div w:id="1392773891">
      <w:bodyDiv w:val="1"/>
      <w:marLeft w:val="0"/>
      <w:marRight w:val="0"/>
      <w:marTop w:val="0"/>
      <w:marBottom w:val="0"/>
      <w:divBdr>
        <w:top w:val="none" w:sz="0" w:space="0" w:color="auto"/>
        <w:left w:val="none" w:sz="0" w:space="0" w:color="auto"/>
        <w:bottom w:val="none" w:sz="0" w:space="0" w:color="auto"/>
        <w:right w:val="none" w:sz="0" w:space="0" w:color="auto"/>
      </w:divBdr>
    </w:div>
    <w:div w:id="1438791269">
      <w:bodyDiv w:val="1"/>
      <w:marLeft w:val="0"/>
      <w:marRight w:val="0"/>
      <w:marTop w:val="0"/>
      <w:marBottom w:val="0"/>
      <w:divBdr>
        <w:top w:val="none" w:sz="0" w:space="0" w:color="auto"/>
        <w:left w:val="none" w:sz="0" w:space="0" w:color="auto"/>
        <w:bottom w:val="none" w:sz="0" w:space="0" w:color="auto"/>
        <w:right w:val="none" w:sz="0" w:space="0" w:color="auto"/>
      </w:divBdr>
    </w:div>
    <w:div w:id="1458916690">
      <w:bodyDiv w:val="1"/>
      <w:marLeft w:val="0"/>
      <w:marRight w:val="0"/>
      <w:marTop w:val="0"/>
      <w:marBottom w:val="0"/>
      <w:divBdr>
        <w:top w:val="none" w:sz="0" w:space="0" w:color="auto"/>
        <w:left w:val="none" w:sz="0" w:space="0" w:color="auto"/>
        <w:bottom w:val="none" w:sz="0" w:space="0" w:color="auto"/>
        <w:right w:val="none" w:sz="0" w:space="0" w:color="auto"/>
      </w:divBdr>
    </w:div>
    <w:div w:id="1466964539">
      <w:bodyDiv w:val="1"/>
      <w:marLeft w:val="0"/>
      <w:marRight w:val="0"/>
      <w:marTop w:val="0"/>
      <w:marBottom w:val="0"/>
      <w:divBdr>
        <w:top w:val="none" w:sz="0" w:space="0" w:color="auto"/>
        <w:left w:val="none" w:sz="0" w:space="0" w:color="auto"/>
        <w:bottom w:val="none" w:sz="0" w:space="0" w:color="auto"/>
        <w:right w:val="none" w:sz="0" w:space="0" w:color="auto"/>
      </w:divBdr>
    </w:div>
    <w:div w:id="1499537408">
      <w:bodyDiv w:val="1"/>
      <w:marLeft w:val="0"/>
      <w:marRight w:val="0"/>
      <w:marTop w:val="0"/>
      <w:marBottom w:val="0"/>
      <w:divBdr>
        <w:top w:val="none" w:sz="0" w:space="0" w:color="auto"/>
        <w:left w:val="none" w:sz="0" w:space="0" w:color="auto"/>
        <w:bottom w:val="none" w:sz="0" w:space="0" w:color="auto"/>
        <w:right w:val="none" w:sz="0" w:space="0" w:color="auto"/>
      </w:divBdr>
    </w:div>
    <w:div w:id="1509099362">
      <w:bodyDiv w:val="1"/>
      <w:marLeft w:val="0"/>
      <w:marRight w:val="0"/>
      <w:marTop w:val="0"/>
      <w:marBottom w:val="0"/>
      <w:divBdr>
        <w:top w:val="none" w:sz="0" w:space="0" w:color="auto"/>
        <w:left w:val="none" w:sz="0" w:space="0" w:color="auto"/>
        <w:bottom w:val="none" w:sz="0" w:space="0" w:color="auto"/>
        <w:right w:val="none" w:sz="0" w:space="0" w:color="auto"/>
      </w:divBdr>
    </w:div>
    <w:div w:id="1547914072">
      <w:bodyDiv w:val="1"/>
      <w:marLeft w:val="0"/>
      <w:marRight w:val="0"/>
      <w:marTop w:val="0"/>
      <w:marBottom w:val="0"/>
      <w:divBdr>
        <w:top w:val="none" w:sz="0" w:space="0" w:color="auto"/>
        <w:left w:val="none" w:sz="0" w:space="0" w:color="auto"/>
        <w:bottom w:val="none" w:sz="0" w:space="0" w:color="auto"/>
        <w:right w:val="none" w:sz="0" w:space="0" w:color="auto"/>
      </w:divBdr>
    </w:div>
    <w:div w:id="1583367775">
      <w:bodyDiv w:val="1"/>
      <w:marLeft w:val="0"/>
      <w:marRight w:val="0"/>
      <w:marTop w:val="0"/>
      <w:marBottom w:val="0"/>
      <w:divBdr>
        <w:top w:val="none" w:sz="0" w:space="0" w:color="auto"/>
        <w:left w:val="none" w:sz="0" w:space="0" w:color="auto"/>
        <w:bottom w:val="none" w:sz="0" w:space="0" w:color="auto"/>
        <w:right w:val="none" w:sz="0" w:space="0" w:color="auto"/>
      </w:divBdr>
      <w:divsChild>
        <w:div w:id="542518648">
          <w:marLeft w:val="0"/>
          <w:marRight w:val="0"/>
          <w:marTop w:val="0"/>
          <w:marBottom w:val="0"/>
          <w:divBdr>
            <w:top w:val="none" w:sz="0" w:space="0" w:color="auto"/>
            <w:left w:val="none" w:sz="0" w:space="0" w:color="auto"/>
            <w:bottom w:val="none" w:sz="0" w:space="0" w:color="auto"/>
            <w:right w:val="none" w:sz="0" w:space="0" w:color="auto"/>
          </w:divBdr>
        </w:div>
      </w:divsChild>
    </w:div>
    <w:div w:id="1659117067">
      <w:bodyDiv w:val="1"/>
      <w:marLeft w:val="0"/>
      <w:marRight w:val="0"/>
      <w:marTop w:val="0"/>
      <w:marBottom w:val="0"/>
      <w:divBdr>
        <w:top w:val="none" w:sz="0" w:space="0" w:color="auto"/>
        <w:left w:val="none" w:sz="0" w:space="0" w:color="auto"/>
        <w:bottom w:val="none" w:sz="0" w:space="0" w:color="auto"/>
        <w:right w:val="none" w:sz="0" w:space="0" w:color="auto"/>
      </w:divBdr>
    </w:div>
    <w:div w:id="1719432504">
      <w:bodyDiv w:val="1"/>
      <w:marLeft w:val="0"/>
      <w:marRight w:val="0"/>
      <w:marTop w:val="0"/>
      <w:marBottom w:val="0"/>
      <w:divBdr>
        <w:top w:val="none" w:sz="0" w:space="0" w:color="auto"/>
        <w:left w:val="none" w:sz="0" w:space="0" w:color="auto"/>
        <w:bottom w:val="none" w:sz="0" w:space="0" w:color="auto"/>
        <w:right w:val="none" w:sz="0" w:space="0" w:color="auto"/>
      </w:divBdr>
    </w:div>
    <w:div w:id="1784107248">
      <w:bodyDiv w:val="1"/>
      <w:marLeft w:val="0"/>
      <w:marRight w:val="0"/>
      <w:marTop w:val="0"/>
      <w:marBottom w:val="0"/>
      <w:divBdr>
        <w:top w:val="none" w:sz="0" w:space="0" w:color="auto"/>
        <w:left w:val="none" w:sz="0" w:space="0" w:color="auto"/>
        <w:bottom w:val="none" w:sz="0" w:space="0" w:color="auto"/>
        <w:right w:val="none" w:sz="0" w:space="0" w:color="auto"/>
      </w:divBdr>
    </w:div>
    <w:div w:id="1804037499">
      <w:bodyDiv w:val="1"/>
      <w:marLeft w:val="0"/>
      <w:marRight w:val="0"/>
      <w:marTop w:val="0"/>
      <w:marBottom w:val="0"/>
      <w:divBdr>
        <w:top w:val="none" w:sz="0" w:space="0" w:color="auto"/>
        <w:left w:val="none" w:sz="0" w:space="0" w:color="auto"/>
        <w:bottom w:val="none" w:sz="0" w:space="0" w:color="auto"/>
        <w:right w:val="none" w:sz="0" w:space="0" w:color="auto"/>
      </w:divBdr>
    </w:div>
    <w:div w:id="1855144652">
      <w:bodyDiv w:val="1"/>
      <w:marLeft w:val="0"/>
      <w:marRight w:val="0"/>
      <w:marTop w:val="0"/>
      <w:marBottom w:val="0"/>
      <w:divBdr>
        <w:top w:val="none" w:sz="0" w:space="0" w:color="auto"/>
        <w:left w:val="none" w:sz="0" w:space="0" w:color="auto"/>
        <w:bottom w:val="none" w:sz="0" w:space="0" w:color="auto"/>
        <w:right w:val="none" w:sz="0" w:space="0" w:color="auto"/>
      </w:divBdr>
    </w:div>
    <w:div w:id="1856916730">
      <w:bodyDiv w:val="1"/>
      <w:marLeft w:val="0"/>
      <w:marRight w:val="0"/>
      <w:marTop w:val="0"/>
      <w:marBottom w:val="0"/>
      <w:divBdr>
        <w:top w:val="none" w:sz="0" w:space="0" w:color="auto"/>
        <w:left w:val="none" w:sz="0" w:space="0" w:color="auto"/>
        <w:bottom w:val="none" w:sz="0" w:space="0" w:color="auto"/>
        <w:right w:val="none" w:sz="0" w:space="0" w:color="auto"/>
      </w:divBdr>
    </w:div>
    <w:div w:id="1869370702">
      <w:bodyDiv w:val="1"/>
      <w:marLeft w:val="0"/>
      <w:marRight w:val="0"/>
      <w:marTop w:val="0"/>
      <w:marBottom w:val="0"/>
      <w:divBdr>
        <w:top w:val="none" w:sz="0" w:space="0" w:color="auto"/>
        <w:left w:val="none" w:sz="0" w:space="0" w:color="auto"/>
        <w:bottom w:val="none" w:sz="0" w:space="0" w:color="auto"/>
        <w:right w:val="none" w:sz="0" w:space="0" w:color="auto"/>
      </w:divBdr>
    </w:div>
    <w:div w:id="1930849560">
      <w:bodyDiv w:val="1"/>
      <w:marLeft w:val="0"/>
      <w:marRight w:val="0"/>
      <w:marTop w:val="0"/>
      <w:marBottom w:val="0"/>
      <w:divBdr>
        <w:top w:val="none" w:sz="0" w:space="0" w:color="auto"/>
        <w:left w:val="none" w:sz="0" w:space="0" w:color="auto"/>
        <w:bottom w:val="none" w:sz="0" w:space="0" w:color="auto"/>
        <w:right w:val="none" w:sz="0" w:space="0" w:color="auto"/>
      </w:divBdr>
    </w:div>
    <w:div w:id="2000302644">
      <w:bodyDiv w:val="1"/>
      <w:marLeft w:val="0"/>
      <w:marRight w:val="0"/>
      <w:marTop w:val="0"/>
      <w:marBottom w:val="0"/>
      <w:divBdr>
        <w:top w:val="none" w:sz="0" w:space="0" w:color="auto"/>
        <w:left w:val="none" w:sz="0" w:space="0" w:color="auto"/>
        <w:bottom w:val="none" w:sz="0" w:space="0" w:color="auto"/>
        <w:right w:val="none" w:sz="0" w:space="0" w:color="auto"/>
      </w:divBdr>
    </w:div>
    <w:div w:id="2009481174">
      <w:bodyDiv w:val="1"/>
      <w:marLeft w:val="0"/>
      <w:marRight w:val="0"/>
      <w:marTop w:val="0"/>
      <w:marBottom w:val="0"/>
      <w:divBdr>
        <w:top w:val="none" w:sz="0" w:space="0" w:color="auto"/>
        <w:left w:val="none" w:sz="0" w:space="0" w:color="auto"/>
        <w:bottom w:val="none" w:sz="0" w:space="0" w:color="auto"/>
        <w:right w:val="none" w:sz="0" w:space="0" w:color="auto"/>
      </w:divBdr>
    </w:div>
    <w:div w:id="2041126497">
      <w:bodyDiv w:val="1"/>
      <w:marLeft w:val="0"/>
      <w:marRight w:val="0"/>
      <w:marTop w:val="0"/>
      <w:marBottom w:val="0"/>
      <w:divBdr>
        <w:top w:val="none" w:sz="0" w:space="0" w:color="auto"/>
        <w:left w:val="none" w:sz="0" w:space="0" w:color="auto"/>
        <w:bottom w:val="none" w:sz="0" w:space="0" w:color="auto"/>
        <w:right w:val="none" w:sz="0" w:space="0" w:color="auto"/>
      </w:divBdr>
    </w:div>
    <w:div w:id="2046977283">
      <w:bodyDiv w:val="1"/>
      <w:marLeft w:val="0"/>
      <w:marRight w:val="0"/>
      <w:marTop w:val="0"/>
      <w:marBottom w:val="0"/>
      <w:divBdr>
        <w:top w:val="none" w:sz="0" w:space="0" w:color="auto"/>
        <w:left w:val="none" w:sz="0" w:space="0" w:color="auto"/>
        <w:bottom w:val="none" w:sz="0" w:space="0" w:color="auto"/>
        <w:right w:val="none" w:sz="0" w:space="0" w:color="auto"/>
      </w:divBdr>
    </w:div>
    <w:div w:id="2050302555">
      <w:bodyDiv w:val="1"/>
      <w:marLeft w:val="0"/>
      <w:marRight w:val="0"/>
      <w:marTop w:val="0"/>
      <w:marBottom w:val="0"/>
      <w:divBdr>
        <w:top w:val="none" w:sz="0" w:space="0" w:color="auto"/>
        <w:left w:val="none" w:sz="0" w:space="0" w:color="auto"/>
        <w:bottom w:val="none" w:sz="0" w:space="0" w:color="auto"/>
        <w:right w:val="none" w:sz="0" w:space="0" w:color="auto"/>
      </w:divBdr>
    </w:div>
    <w:div w:id="2071690596">
      <w:bodyDiv w:val="1"/>
      <w:marLeft w:val="0"/>
      <w:marRight w:val="0"/>
      <w:marTop w:val="0"/>
      <w:marBottom w:val="0"/>
      <w:divBdr>
        <w:top w:val="none" w:sz="0" w:space="0" w:color="auto"/>
        <w:left w:val="none" w:sz="0" w:space="0" w:color="auto"/>
        <w:bottom w:val="none" w:sz="0" w:space="0" w:color="auto"/>
        <w:right w:val="none" w:sz="0" w:space="0" w:color="auto"/>
      </w:divBdr>
    </w:div>
    <w:div w:id="210024708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oleObject" Target="embeddings/oleObject1.bin"/><Relationship Id="rId1" Type="http://schemas.openxmlformats.org/officeDocument/2006/relationships/image" Target="media/image11.emf"/><Relationship Id="rId5" Type="http://schemas.openxmlformats.org/officeDocument/2006/relationships/image" Target="media/image14.png"/><Relationship Id="rId4" Type="http://schemas.openxmlformats.org/officeDocument/2006/relationships/image" Target="media/image13.png"/></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package" Target="embeddings/Microsoft_Word_Document.docx"/><Relationship Id="rId18" Type="http://schemas.openxmlformats.org/officeDocument/2006/relationships/image" Target="media/image6.png"/><Relationship Id="rId26" Type="http://schemas.microsoft.com/office/2018/08/relationships/commentsExtensible" Target="commentsExtensible.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1.emf"/><Relationship Id="rId17" Type="http://schemas.openxmlformats.org/officeDocument/2006/relationships/image" Target="media/image5.png"/><Relationship Id="rId25"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microsoft.com/office/2011/relationships/commentsExtended" Target="commentsExtended.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comments" Target="comments.xml"/><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31" Type="http://schemas.microsoft.com/office/2011/relationships/people" Target="peop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isl xmlns:xsd="http://www.w3.org/2001/XMLSchema" xmlns:xsi="http://www.w3.org/2001/XMLSchema-instance" xmlns="http://www.boldonjames.com/2008/01/sie/internal/label" sislVersion="0" policy="19fdafd2-a809-40f4-8df6-56c192ee3821" origin="userSelected">
  <element uid="e927c172-034d-4bc1-9a99-0c7fdcc368f9" value=""/>
  <element uid="b35af79a-fe9c-4422-ac1e-28f0d45f10f4" value=""/>
  <element uid="01e0fc86-a8d1-4e60-bcba-8d6fd07f111b" value=""/>
  <element uid="8549657b-a059-416e-8782-3e761a83e0e0" value=""/>
</sisl>
</file>

<file path=customXml/itemProps1.xml><?xml version="1.0" encoding="utf-8"?>
<ds:datastoreItem xmlns:ds="http://schemas.openxmlformats.org/officeDocument/2006/customXml" ds:itemID="{09E9C561-9232-4FB4-8038-AB2FC12C5716}">
  <ds:schemaRefs>
    <ds:schemaRef ds:uri="http://schemas.openxmlformats.org/officeDocument/2006/bibliography"/>
  </ds:schemaRefs>
</ds:datastoreItem>
</file>

<file path=customXml/itemProps2.xml><?xml version="1.0" encoding="utf-8"?>
<ds:datastoreItem xmlns:ds="http://schemas.openxmlformats.org/officeDocument/2006/customXml" ds:itemID="{33B9F710-F063-4A8A-9D1D-2B91F2F5F94B}">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48</Pages>
  <Words>7566</Words>
  <Characters>43127</Characters>
  <Application>Microsoft Office Word</Application>
  <DocSecurity>4</DocSecurity>
  <Lines>359</Lines>
  <Paragraphs>101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dc:creator>
  <cp:keywords/>
  <dc:description/>
  <cp:lastModifiedBy>Can Nguyen Van &lt;CVCC-DEV1.IT&gt;</cp:lastModifiedBy>
  <cp:revision>2</cp:revision>
  <dcterms:created xsi:type="dcterms:W3CDTF">2026-10-14T03:18:00Z</dcterms:created>
  <dcterms:modified xsi:type="dcterms:W3CDTF">2026-10-14T03:18:00Z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d08cb7b0-979b-43d1-81f0-14ddffde69f1</vt:lpwstr>
  </property>
  <property fmtid="{D5CDD505-2E9C-101B-9397-08002B2CF9AE}" pid="3" name="bjSaver">
    <vt:lpwstr>WQ/Nl15MlzrVZML8KAK6KMep7h8q7PWL</vt:lpwstr>
  </property>
  <property fmtid="{D5CDD505-2E9C-101B-9397-08002B2CF9AE}" pid="4" name="bjDocumentSecurityLabel">
    <vt:lpwstr>RB - SPDB - Công khai</vt:lpwstr>
  </property>
  <property fmtid="{D5CDD505-2E9C-101B-9397-08002B2CF9AE}" pid="5" name="bjDocumentLabelXML">
    <vt:lpwstr>&lt;?xml version="1.0" encoding="us-ascii"?&gt;&lt;sisl xmlns:xsd="http://www.w3.org/2001/XMLSchema" xmlns:xsi="http://www.w3.org/2001/XMLSchema-instance" sislVersion="0" policy="19fdafd2-a809-40f4-8df6-56c192ee3821" origin="userSelected" xmlns="http://www.boldonj</vt:lpwstr>
  </property>
  <property fmtid="{D5CDD505-2E9C-101B-9397-08002B2CF9AE}" pid="6" name="bjDocumentLabelXML-0">
    <vt:lpwstr>ames.com/2008/01/sie/internal/label"&gt;&lt;element uid="e927c172-034d-4bc1-9a99-0c7fdcc368f9" value="" /&gt;&lt;element uid="b35af79a-fe9c-4422-ac1e-28f0d45f10f4" value="" /&gt;&lt;element uid="01e0fc86-a8d1-4e60-bcba-8d6fd07f111b" value="" /&gt;&lt;element uid="8549657b-a059-4</vt:lpwstr>
  </property>
  <property fmtid="{D5CDD505-2E9C-101B-9397-08002B2CF9AE}" pid="7" name="bjDocumentLabelXML-1">
    <vt:lpwstr>16e-8782-3e761a83e0e0" value="" /&gt;&lt;/sisl&gt;</vt:lpwstr>
  </property>
</Properties>
</file>